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1116" w14:textId="19430414" w:rsidR="007354D1" w:rsidRPr="007354D1" w:rsidRDefault="007354D1" w:rsidP="007354D1">
      <w:pPr>
        <w:widowControl w:val="0"/>
        <w:spacing w:line="240" w:lineRule="auto"/>
        <w:jc w:val="center"/>
        <w:rPr>
          <w:rFonts w:ascii="楷体_GB2312" w:eastAsia="楷体_GB2312" w:hAnsi="宋体" w:cs="宋体"/>
          <w:b/>
          <w:bCs/>
          <w:sz w:val="100"/>
          <w:szCs w:val="100"/>
        </w:rPr>
      </w:pPr>
      <w:r w:rsidRPr="001E7BAA">
        <w:rPr>
          <w:rFonts w:ascii="楷体_GB2312" w:eastAsia="楷体_GB2312" w:hAnsi="宋体" w:cs="宋体"/>
          <w:b/>
          <w:bCs/>
          <w:noProof/>
          <w:sz w:val="100"/>
          <w:szCs w:val="100"/>
        </w:rPr>
        <w:drawing>
          <wp:inline distT="0" distB="0" distL="0" distR="0" wp14:anchorId="7027C93D" wp14:editId="2B81450E">
            <wp:extent cx="5029200" cy="1123950"/>
            <wp:effectExtent l="0" t="0" r="0" b="0"/>
            <wp:docPr id="484338774" name="图片 2" descr="图片包含 游戏机,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8774" name="图片 2" descr="图片包含 游戏机, 桌子&#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1D7C5070" w14:textId="77777777" w:rsidR="007354D1" w:rsidRPr="007354D1" w:rsidRDefault="007354D1" w:rsidP="007354D1">
      <w:pPr>
        <w:widowControl w:val="0"/>
        <w:spacing w:line="240" w:lineRule="auto"/>
        <w:jc w:val="center"/>
        <w:rPr>
          <w:kern w:val="2"/>
          <w:sz w:val="100"/>
          <w:szCs w:val="100"/>
        </w:rPr>
      </w:pPr>
      <w:r w:rsidRPr="007354D1">
        <w:rPr>
          <w:rFonts w:ascii="楷体_GB2312" w:eastAsia="楷体_GB2312" w:hAnsi="宋体" w:cs="宋体" w:hint="eastAsia"/>
          <w:b/>
          <w:bCs/>
          <w:sz w:val="100"/>
          <w:szCs w:val="100"/>
        </w:rPr>
        <w:t>毕</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业</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设</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计</w:t>
      </w:r>
      <w:r w:rsidRPr="007354D1">
        <w:rPr>
          <w:rFonts w:ascii="黑体" w:eastAsia="黑体" w:hAnsi="华文中宋" w:cs="宋体" w:hint="eastAsia"/>
          <w:bCs/>
          <w:sz w:val="100"/>
          <w:szCs w:val="100"/>
        </w:rPr>
        <w:t>（</w:t>
      </w:r>
      <w:r w:rsidRPr="007354D1">
        <w:rPr>
          <w:rFonts w:ascii="楷体_GB2312" w:eastAsia="楷体_GB2312" w:hAnsi="宋体" w:cs="宋体" w:hint="eastAsia"/>
          <w:b/>
          <w:bCs/>
          <w:sz w:val="100"/>
          <w:szCs w:val="100"/>
        </w:rPr>
        <w:t>论</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文</w:t>
      </w:r>
      <w:r w:rsidRPr="007354D1">
        <w:rPr>
          <w:rFonts w:ascii="黑体" w:eastAsia="黑体" w:hAnsi="华文中宋" w:cs="宋体" w:hint="eastAsia"/>
          <w:bCs/>
          <w:sz w:val="100"/>
          <w:szCs w:val="100"/>
        </w:rPr>
        <w:t>）</w:t>
      </w:r>
    </w:p>
    <w:p w14:paraId="45268B30" w14:textId="77777777" w:rsidR="007354D1" w:rsidRPr="007354D1" w:rsidRDefault="007354D1" w:rsidP="007354D1">
      <w:pPr>
        <w:spacing w:line="240" w:lineRule="auto"/>
        <w:jc w:val="both"/>
        <w:rPr>
          <w:rFonts w:ascii="华文行楷" w:eastAsia="华文行楷" w:hAnsi="宋体" w:cs="宋体"/>
          <w:b/>
          <w:bCs/>
          <w:sz w:val="36"/>
          <w:szCs w:val="36"/>
        </w:rPr>
      </w:pPr>
    </w:p>
    <w:p w14:paraId="72B69A9C" w14:textId="77777777" w:rsidR="007354D1" w:rsidRPr="007354D1" w:rsidRDefault="007354D1" w:rsidP="007354D1">
      <w:pPr>
        <w:widowControl w:val="0"/>
        <w:spacing w:line="240" w:lineRule="auto"/>
        <w:jc w:val="both"/>
        <w:rPr>
          <w:kern w:val="2"/>
          <w:sz w:val="21"/>
        </w:rPr>
      </w:pPr>
    </w:p>
    <w:p w14:paraId="62563B45" w14:textId="77777777" w:rsidR="007354D1" w:rsidRPr="007354D1" w:rsidRDefault="007354D1" w:rsidP="007354D1">
      <w:pPr>
        <w:widowControl w:val="0"/>
        <w:spacing w:line="240" w:lineRule="auto"/>
        <w:jc w:val="both"/>
        <w:rPr>
          <w:kern w:val="2"/>
          <w:sz w:val="21"/>
        </w:rPr>
      </w:pPr>
    </w:p>
    <w:p w14:paraId="212CB5C9" w14:textId="1EF405A7" w:rsidR="007354D1" w:rsidRPr="007354D1" w:rsidRDefault="007354D1" w:rsidP="007E3455">
      <w:pPr>
        <w:spacing w:line="240" w:lineRule="auto"/>
        <w:ind w:leftChars="800" w:left="4329" w:hangingChars="500" w:hanging="2409"/>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论文</w:t>
      </w:r>
      <w:r w:rsidRPr="007354D1">
        <w:rPr>
          <w:rFonts w:ascii="楷体_GB2312" w:eastAsia="楷体_GB2312" w:hAnsi="宋体" w:cs="宋体"/>
          <w:b/>
          <w:bCs/>
          <w:sz w:val="48"/>
          <w:szCs w:val="44"/>
        </w:rPr>
        <w:t>题目：基于单片机的远程数据</w:t>
      </w:r>
      <w:r w:rsidR="007E3455">
        <w:rPr>
          <w:rFonts w:ascii="楷体_GB2312" w:eastAsia="楷体_GB2312" w:hAnsi="宋体" w:cs="宋体" w:hint="eastAsia"/>
          <w:b/>
          <w:bCs/>
          <w:sz w:val="48"/>
          <w:szCs w:val="44"/>
        </w:rPr>
        <w:t xml:space="preserve"> </w:t>
      </w:r>
      <w:r w:rsidR="007E3455">
        <w:rPr>
          <w:rFonts w:ascii="楷体_GB2312" w:eastAsia="楷体_GB2312" w:hAnsi="宋体" w:cs="宋体"/>
          <w:b/>
          <w:bCs/>
          <w:sz w:val="48"/>
          <w:szCs w:val="44"/>
        </w:rPr>
        <w:t xml:space="preserve">  </w:t>
      </w:r>
      <w:r w:rsidRPr="007354D1">
        <w:rPr>
          <w:rFonts w:ascii="楷体_GB2312" w:eastAsia="楷体_GB2312" w:hAnsi="宋体" w:cs="宋体"/>
          <w:b/>
          <w:bCs/>
          <w:sz w:val="48"/>
          <w:szCs w:val="44"/>
        </w:rPr>
        <w:t>采集系统</w:t>
      </w:r>
    </w:p>
    <w:p w14:paraId="4B46B331"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p>
    <w:p w14:paraId="72552A1A"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院  系：控制与计算机工程学院</w:t>
      </w:r>
    </w:p>
    <w:p w14:paraId="483D1657"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专  业</w:t>
      </w:r>
      <w:r w:rsidRPr="007354D1">
        <w:rPr>
          <w:rFonts w:ascii="楷体_GB2312" w:eastAsia="楷体_GB2312" w:hAnsi="宋体" w:cs="宋体"/>
          <w:b/>
          <w:bCs/>
          <w:sz w:val="48"/>
          <w:szCs w:val="44"/>
        </w:rPr>
        <w:t>：计算机科学与技术</w:t>
      </w:r>
    </w:p>
    <w:p w14:paraId="6A8EDAD9"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班  级</w:t>
      </w:r>
      <w:r w:rsidRPr="007354D1">
        <w:rPr>
          <w:rFonts w:ascii="楷体_GB2312" w:eastAsia="楷体_GB2312" w:hAnsi="宋体" w:cs="宋体"/>
          <w:b/>
          <w:bCs/>
          <w:sz w:val="48"/>
          <w:szCs w:val="44"/>
        </w:rPr>
        <w:t>：计算</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901</w:t>
      </w:r>
    </w:p>
    <w:p w14:paraId="056EAF78"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姓  名</w:t>
      </w:r>
      <w:r w:rsidRPr="007354D1">
        <w:rPr>
          <w:rFonts w:ascii="楷体_GB2312" w:eastAsia="楷体_GB2312" w:hAnsi="宋体" w:cs="宋体"/>
          <w:b/>
          <w:bCs/>
          <w:sz w:val="48"/>
          <w:szCs w:val="44"/>
        </w:rPr>
        <w:t>：祁百川</w:t>
      </w:r>
    </w:p>
    <w:p w14:paraId="024E5302"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学  号</w:t>
      </w:r>
      <w:r w:rsidRPr="007354D1">
        <w:rPr>
          <w:rFonts w:ascii="楷体_GB2312" w:eastAsia="楷体_GB2312" w:hAnsi="宋体" w:cs="宋体"/>
          <w:b/>
          <w:bCs/>
          <w:sz w:val="48"/>
          <w:szCs w:val="44"/>
        </w:rPr>
        <w:t>：</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20191080308</w:t>
      </w:r>
    </w:p>
    <w:p w14:paraId="11D320FD"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指导</w:t>
      </w:r>
      <w:r w:rsidRPr="007354D1">
        <w:rPr>
          <w:rFonts w:ascii="楷体_GB2312" w:eastAsia="楷体_GB2312" w:hAnsi="宋体" w:cs="宋体"/>
          <w:b/>
          <w:bCs/>
          <w:sz w:val="48"/>
          <w:szCs w:val="44"/>
        </w:rPr>
        <w:t>教师：闫江毓</w:t>
      </w:r>
    </w:p>
    <w:p w14:paraId="6BA5324C" w14:textId="77777777" w:rsidR="007354D1" w:rsidRPr="007354D1" w:rsidRDefault="007354D1" w:rsidP="007354D1">
      <w:pPr>
        <w:widowControl w:val="0"/>
        <w:tabs>
          <w:tab w:val="left" w:pos="1920"/>
        </w:tabs>
        <w:spacing w:line="240" w:lineRule="auto"/>
        <w:jc w:val="both"/>
        <w:rPr>
          <w:kern w:val="2"/>
          <w:sz w:val="21"/>
        </w:rPr>
      </w:pPr>
    </w:p>
    <w:p w14:paraId="3B877AC8" w14:textId="77777777" w:rsidR="007354D1" w:rsidRPr="007354D1" w:rsidRDefault="007354D1" w:rsidP="007354D1">
      <w:pPr>
        <w:widowControl w:val="0"/>
        <w:tabs>
          <w:tab w:val="left" w:pos="1920"/>
        </w:tabs>
        <w:spacing w:line="240" w:lineRule="auto"/>
        <w:jc w:val="both"/>
        <w:rPr>
          <w:kern w:val="2"/>
          <w:sz w:val="21"/>
        </w:rPr>
      </w:pPr>
    </w:p>
    <w:p w14:paraId="577E1728"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1B4B44D5"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319C570D" w14:textId="77777777" w:rsidR="007354D1" w:rsidRPr="007354D1" w:rsidRDefault="007354D1" w:rsidP="007354D1">
      <w:pPr>
        <w:widowControl w:val="0"/>
        <w:spacing w:line="240" w:lineRule="auto"/>
        <w:jc w:val="center"/>
        <w:rPr>
          <w:rFonts w:ascii="楷体_GB2312" w:eastAsia="楷体_GB2312" w:hAnsi="宋体" w:cs="宋体"/>
          <w:b/>
          <w:bCs/>
          <w:sz w:val="48"/>
          <w:szCs w:val="48"/>
        </w:rPr>
      </w:pPr>
      <w:r w:rsidRPr="007354D1">
        <w:rPr>
          <w:rFonts w:ascii="楷体_GB2312" w:eastAsia="楷体_GB2312" w:hAnsi="宋体" w:cs="宋体" w:hint="eastAsia"/>
          <w:b/>
          <w:bCs/>
          <w:sz w:val="48"/>
          <w:szCs w:val="48"/>
        </w:rPr>
        <w:t>2</w:t>
      </w:r>
      <w:r w:rsidRPr="007354D1">
        <w:rPr>
          <w:rFonts w:ascii="楷体_GB2312" w:eastAsia="楷体_GB2312" w:hAnsi="宋体" w:cs="宋体"/>
          <w:b/>
          <w:bCs/>
          <w:sz w:val="48"/>
          <w:szCs w:val="48"/>
        </w:rPr>
        <w:t>023</w:t>
      </w:r>
      <w:r w:rsidRPr="007354D1">
        <w:rPr>
          <w:rFonts w:ascii="楷体_GB2312" w:eastAsia="楷体_GB2312" w:hAnsi="宋体" w:cs="宋体" w:hint="eastAsia"/>
          <w:b/>
          <w:bCs/>
          <w:sz w:val="48"/>
          <w:szCs w:val="48"/>
        </w:rPr>
        <w:t xml:space="preserve">年  </w:t>
      </w:r>
      <w:r w:rsidRPr="007354D1">
        <w:rPr>
          <w:rFonts w:ascii="楷体_GB2312" w:eastAsia="楷体_GB2312" w:hAnsi="宋体" w:cs="宋体"/>
          <w:b/>
          <w:bCs/>
          <w:sz w:val="48"/>
          <w:szCs w:val="48"/>
        </w:rPr>
        <w:t>5</w:t>
      </w:r>
      <w:r w:rsidRPr="007354D1">
        <w:rPr>
          <w:rFonts w:ascii="楷体_GB2312" w:eastAsia="楷体_GB2312" w:hAnsi="宋体" w:cs="宋体" w:hint="eastAsia"/>
          <w:b/>
          <w:bCs/>
          <w:sz w:val="48"/>
          <w:szCs w:val="48"/>
        </w:rPr>
        <w:t>月</w:t>
      </w:r>
    </w:p>
    <w:p w14:paraId="0C53D70C" w14:textId="77777777" w:rsidR="007354D1" w:rsidRPr="001E7BAA" w:rsidRDefault="007354D1" w:rsidP="007354D1">
      <w:pPr>
        <w:pStyle w:val="a0"/>
        <w:ind w:firstLineChars="0" w:firstLine="0"/>
      </w:pPr>
    </w:p>
    <w:p w14:paraId="1324920E" w14:textId="77777777" w:rsidR="007354D1" w:rsidRPr="001E7BAA" w:rsidRDefault="007354D1" w:rsidP="007354D1">
      <w:pPr>
        <w:pStyle w:val="a0"/>
        <w:ind w:firstLineChars="0" w:firstLine="0"/>
      </w:pPr>
    </w:p>
    <w:p w14:paraId="186A970E" w14:textId="77777777" w:rsidR="007354D1" w:rsidRPr="001E7BAA" w:rsidRDefault="007354D1" w:rsidP="007354D1">
      <w:pPr>
        <w:pStyle w:val="a0"/>
        <w:ind w:firstLineChars="0" w:firstLine="0"/>
      </w:pPr>
    </w:p>
    <w:p w14:paraId="4D1E6AEB" w14:textId="1A07AD0E" w:rsidR="00EF6EA2" w:rsidRPr="001E7BAA" w:rsidRDefault="00EF6EA2" w:rsidP="007354D1">
      <w:pPr>
        <w:pStyle w:val="a0"/>
        <w:ind w:firstLineChars="0" w:firstLine="0"/>
        <w:sectPr w:rsidR="00EF6EA2" w:rsidRPr="001E7BAA" w:rsidSect="007354D1">
          <w:footerReference w:type="default" r:id="rId9"/>
          <w:pgSz w:w="11907" w:h="16840"/>
          <w:pgMar w:top="1418" w:right="1134" w:bottom="1134" w:left="1418" w:header="720" w:footer="720" w:gutter="0"/>
          <w:cols w:space="720"/>
          <w:docGrid w:linePitch="326"/>
        </w:sectPr>
      </w:pPr>
    </w:p>
    <w:p w14:paraId="7B826C8D" w14:textId="77777777" w:rsidR="007354D1" w:rsidRPr="001E7BAA" w:rsidRDefault="007354D1" w:rsidP="007354D1">
      <w:pPr>
        <w:spacing w:line="440" w:lineRule="exact"/>
        <w:jc w:val="center"/>
        <w:rPr>
          <w:rFonts w:eastAsia="黑体"/>
          <w:spacing w:val="12"/>
          <w:sz w:val="28"/>
        </w:rPr>
      </w:pPr>
      <w:r w:rsidRPr="001E7BAA">
        <w:rPr>
          <w:rFonts w:eastAsia="黑体" w:hint="eastAsia"/>
          <w:spacing w:val="12"/>
          <w:sz w:val="28"/>
        </w:rPr>
        <w:lastRenderedPageBreak/>
        <w:t>摘</w:t>
      </w:r>
      <w:r w:rsidRPr="001E7BAA">
        <w:rPr>
          <w:rFonts w:eastAsia="黑体" w:hint="eastAsia"/>
          <w:spacing w:val="12"/>
          <w:sz w:val="28"/>
        </w:rPr>
        <w:t xml:space="preserve">    </w:t>
      </w:r>
      <w:r w:rsidRPr="001E7BAA">
        <w:rPr>
          <w:rFonts w:eastAsia="黑体" w:hint="eastAsia"/>
          <w:spacing w:val="12"/>
          <w:sz w:val="28"/>
        </w:rPr>
        <w:t>要</w:t>
      </w:r>
    </w:p>
    <w:p w14:paraId="57BEFB2A" w14:textId="77777777" w:rsidR="007354D1" w:rsidRPr="001E7BAA" w:rsidRDefault="007354D1" w:rsidP="007354D1">
      <w:pPr>
        <w:spacing w:line="440" w:lineRule="exact"/>
        <w:jc w:val="center"/>
        <w:rPr>
          <w:rFonts w:eastAsia="黑体"/>
          <w:spacing w:val="12"/>
          <w:sz w:val="28"/>
        </w:rPr>
      </w:pPr>
    </w:p>
    <w:p w14:paraId="3BCACDD9" w14:textId="77777777" w:rsidR="00EF6EA2" w:rsidRPr="001E7BAA" w:rsidRDefault="00AD60C7">
      <w:pPr>
        <w:pStyle w:val="Abstract"/>
        <w:ind w:firstLine="480"/>
      </w:pPr>
      <w:r w:rsidRPr="001E7BAA">
        <w:t>随着社会的不断发展，对于环境数据的采集与分析需求日益增多，促使了远程环境数据采集系统的出现。物联网技术的发展为实现远程数据采集系统提供了新的途径。本次毕业设计设计了一个基于单片机的远程数据采集系统，为远程环境数据的采集和云端数据展示提供了完整的解决方案。</w:t>
      </w:r>
    </w:p>
    <w:p w14:paraId="6E47C071" w14:textId="7AAD2A99" w:rsidR="00EF6EA2" w:rsidRPr="001E7BAA" w:rsidRDefault="00AD60C7">
      <w:pPr>
        <w:pStyle w:val="Abstract"/>
        <w:ind w:firstLine="480"/>
      </w:pPr>
      <w:r w:rsidRPr="001E7BAA">
        <w:t>该系统利用单片机采集环境数据，并通过本地的</w:t>
      </w:r>
      <w:r w:rsidRPr="001E7BAA">
        <w:t>OLED</w:t>
      </w:r>
      <w:r w:rsidRPr="001E7BAA">
        <w:t>显示屏进行展示。同时，单片机控制</w:t>
      </w:r>
      <w:r w:rsidR="00E2347A" w:rsidRPr="001E7BAA">
        <w:t>Wi-Fi</w:t>
      </w:r>
      <w:r w:rsidRPr="001E7BAA">
        <w:t>模块使用</w:t>
      </w:r>
      <w:r w:rsidRPr="001E7BAA">
        <w:t>MQTT</w:t>
      </w:r>
      <w:r w:rsidRPr="001E7BAA">
        <w:t>协议将数据上传至阿里云物联网平台，并在云端进行可视化展示。该系统分为</w:t>
      </w:r>
      <w:commentRangeStart w:id="0"/>
      <w:r w:rsidRPr="001E7BAA">
        <w:t>三层设计</w:t>
      </w:r>
      <w:commentRangeEnd w:id="0"/>
      <w:r w:rsidR="008A3FCA">
        <w:rPr>
          <w:rStyle w:val="af5"/>
        </w:rPr>
        <w:commentReference w:id="0"/>
      </w:r>
      <w:r w:rsidRPr="001E7BAA">
        <w:t>，硬件方面采用了基于</w:t>
      </w:r>
      <w:r w:rsidRPr="001E7BAA">
        <w:t>8051</w:t>
      </w:r>
      <w:r w:rsidRPr="001E7BAA">
        <w:t>单片机的</w:t>
      </w:r>
      <w:r w:rsidRPr="001E7BAA">
        <w:t>IAP15W4K58S4</w:t>
      </w:r>
      <w:r w:rsidRPr="001E7BAA">
        <w:t>单片机、</w:t>
      </w:r>
      <w:r w:rsidRPr="001E7BAA">
        <w:t>ES</w:t>
      </w:r>
      <w:r w:rsidRPr="001E7BAA">
        <w:t>P8266WiFi</w:t>
      </w:r>
      <w:r w:rsidRPr="001E7BAA">
        <w:t>通信模块和</w:t>
      </w:r>
      <w:r w:rsidRPr="001E7BAA">
        <w:t>OLED</w:t>
      </w:r>
      <w:r w:rsidRPr="001E7BAA">
        <w:t>显示屏。物联网平台方面选择了阿里云物联网平台，该平台利用</w:t>
      </w:r>
      <w:r w:rsidRPr="001E7BAA">
        <w:t>AMQP</w:t>
      </w:r>
      <w:r w:rsidRPr="001E7BAA">
        <w:t>协议向云端服务器推送设备消息。云端部分采用</w:t>
      </w:r>
      <w:r w:rsidRPr="001E7BAA">
        <w:t>Spring</w:t>
      </w:r>
      <w:r w:rsidRPr="001E7BAA">
        <w:t>框架开发了服务端程序。系统中的硬件具备自动重启功能以应对异常情况，云端展示页面可按照用户定义的频率进行刷新，确保数据的可靠性和实时性。</w:t>
      </w:r>
    </w:p>
    <w:p w14:paraId="51AE9B3F" w14:textId="77777777" w:rsidR="00EF6EA2" w:rsidRPr="001E7BAA" w:rsidRDefault="00EF6EA2">
      <w:pPr>
        <w:pStyle w:val="Abstract"/>
        <w:ind w:firstLine="480"/>
      </w:pPr>
    </w:p>
    <w:p w14:paraId="7FCBABB8" w14:textId="77777777" w:rsidR="006E7475" w:rsidRDefault="00AD60C7" w:rsidP="006E7475">
      <w:pPr>
        <w:pStyle w:val="Keywords"/>
        <w:rPr>
          <w:b w:val="0"/>
          <w:bCs/>
        </w:rPr>
      </w:pPr>
      <w:r w:rsidRPr="001E7BAA">
        <w:t>关键词：</w:t>
      </w:r>
      <w:r w:rsidRPr="001E7BAA">
        <w:rPr>
          <w:b w:val="0"/>
          <w:bCs/>
        </w:rPr>
        <w:t>远程数据采集系统，</w:t>
      </w:r>
      <w:r w:rsidRPr="001E7BAA">
        <w:rPr>
          <w:b w:val="0"/>
          <w:bCs/>
        </w:rPr>
        <w:t>8051</w:t>
      </w:r>
      <w:r w:rsidRPr="001E7BAA">
        <w:rPr>
          <w:b w:val="0"/>
          <w:bCs/>
        </w:rPr>
        <w:t>单片机，</w:t>
      </w:r>
      <w:r w:rsidRPr="001E7BAA">
        <w:rPr>
          <w:b w:val="0"/>
          <w:bCs/>
        </w:rPr>
        <w:t>MQTT</w:t>
      </w:r>
      <w:r w:rsidRPr="001E7BAA">
        <w:rPr>
          <w:b w:val="0"/>
          <w:bCs/>
        </w:rPr>
        <w:t>协议，物联网平台，</w:t>
      </w:r>
      <w:r w:rsidRPr="001E7BAA">
        <w:rPr>
          <w:b w:val="0"/>
          <w:bCs/>
        </w:rPr>
        <w:t>Spring</w:t>
      </w:r>
      <w:r w:rsidRPr="001E7BAA">
        <w:rPr>
          <w:b w:val="0"/>
          <w:bCs/>
        </w:rPr>
        <w:t>框架</w:t>
      </w:r>
    </w:p>
    <w:p w14:paraId="4719CFDE" w14:textId="77777777" w:rsidR="006E7475" w:rsidRDefault="006E7475" w:rsidP="006E7475">
      <w:pPr>
        <w:pStyle w:val="Keywords"/>
        <w:rPr>
          <w:b w:val="0"/>
          <w:bCs/>
        </w:rPr>
      </w:pPr>
    </w:p>
    <w:p w14:paraId="2334B390" w14:textId="77777777" w:rsidR="006E7475" w:rsidRDefault="006E7475" w:rsidP="006E7475">
      <w:pPr>
        <w:pStyle w:val="Keywords"/>
        <w:rPr>
          <w:b w:val="0"/>
          <w:bCs/>
        </w:rPr>
      </w:pPr>
    </w:p>
    <w:p w14:paraId="278DC319" w14:textId="77777777" w:rsidR="006E7475" w:rsidRDefault="006E7475" w:rsidP="006E7475">
      <w:pPr>
        <w:pStyle w:val="Keywords"/>
        <w:rPr>
          <w:b w:val="0"/>
          <w:bCs/>
        </w:rPr>
      </w:pPr>
    </w:p>
    <w:p w14:paraId="196BB529" w14:textId="77777777" w:rsidR="006E7475" w:rsidRDefault="006E7475" w:rsidP="006E7475">
      <w:pPr>
        <w:pStyle w:val="Keywords"/>
        <w:rPr>
          <w:b w:val="0"/>
          <w:bCs/>
        </w:rPr>
      </w:pPr>
    </w:p>
    <w:p w14:paraId="45745DCF" w14:textId="77777777" w:rsidR="006E7475" w:rsidRDefault="006E7475" w:rsidP="006E7475">
      <w:pPr>
        <w:pStyle w:val="Keywords"/>
        <w:rPr>
          <w:b w:val="0"/>
          <w:bCs/>
        </w:rPr>
      </w:pPr>
    </w:p>
    <w:p w14:paraId="50CAFD0E" w14:textId="77777777" w:rsidR="006E7475" w:rsidRDefault="006E7475" w:rsidP="006E7475">
      <w:pPr>
        <w:pStyle w:val="Keywords"/>
        <w:rPr>
          <w:b w:val="0"/>
          <w:bCs/>
        </w:rPr>
      </w:pPr>
    </w:p>
    <w:p w14:paraId="374C3DEB" w14:textId="77777777" w:rsidR="006E7475" w:rsidRDefault="006E7475" w:rsidP="006E7475">
      <w:pPr>
        <w:pStyle w:val="Keywords"/>
        <w:rPr>
          <w:b w:val="0"/>
          <w:bCs/>
        </w:rPr>
      </w:pPr>
    </w:p>
    <w:p w14:paraId="50E849FA" w14:textId="77777777" w:rsidR="006E7475" w:rsidRDefault="006E7475" w:rsidP="006E7475">
      <w:pPr>
        <w:pStyle w:val="Keywords"/>
        <w:rPr>
          <w:b w:val="0"/>
          <w:bCs/>
        </w:rPr>
      </w:pPr>
    </w:p>
    <w:p w14:paraId="6E3D8C75" w14:textId="77777777" w:rsidR="006E7475" w:rsidRDefault="006E7475" w:rsidP="006E7475">
      <w:pPr>
        <w:pStyle w:val="Keywords"/>
        <w:rPr>
          <w:b w:val="0"/>
          <w:bCs/>
        </w:rPr>
      </w:pPr>
    </w:p>
    <w:p w14:paraId="6D77E405" w14:textId="77777777" w:rsidR="006E7475" w:rsidRDefault="006E7475" w:rsidP="006E7475">
      <w:pPr>
        <w:pStyle w:val="Keywords"/>
        <w:rPr>
          <w:b w:val="0"/>
          <w:bCs/>
        </w:rPr>
      </w:pPr>
    </w:p>
    <w:p w14:paraId="09421554" w14:textId="77777777" w:rsidR="006E7475" w:rsidRDefault="006E7475" w:rsidP="006E7475">
      <w:pPr>
        <w:pStyle w:val="Keywords"/>
        <w:rPr>
          <w:b w:val="0"/>
          <w:bCs/>
        </w:rPr>
      </w:pPr>
    </w:p>
    <w:p w14:paraId="6BB619CD" w14:textId="77777777" w:rsidR="006E7475" w:rsidRDefault="006E7475" w:rsidP="006E7475">
      <w:pPr>
        <w:pStyle w:val="Keywords"/>
        <w:rPr>
          <w:b w:val="0"/>
          <w:bCs/>
        </w:rPr>
      </w:pPr>
    </w:p>
    <w:p w14:paraId="641F04DF" w14:textId="4738DE54" w:rsidR="007354D1" w:rsidRPr="001E7BAA" w:rsidRDefault="007354D1" w:rsidP="006E7475">
      <w:pPr>
        <w:pStyle w:val="Keywords"/>
        <w:jc w:val="center"/>
        <w:rPr>
          <w:spacing w:val="12"/>
          <w:sz w:val="28"/>
        </w:rPr>
      </w:pPr>
      <w:r w:rsidRPr="001E7BAA">
        <w:rPr>
          <w:bCs/>
          <w:spacing w:val="12"/>
          <w:sz w:val="28"/>
        </w:rPr>
        <w:lastRenderedPageBreak/>
        <w:t>ABSTRACT</w:t>
      </w:r>
    </w:p>
    <w:p w14:paraId="1E684FEF" w14:textId="709A2233" w:rsidR="00EF6EA2" w:rsidRPr="001E7BAA" w:rsidRDefault="00AD60C7">
      <w:pPr>
        <w:pStyle w:val="AbstractMessage"/>
      </w:pPr>
      <w:r w:rsidRPr="001E7BAA">
        <w:t xml:space="preserve"> </w:t>
      </w:r>
    </w:p>
    <w:p w14:paraId="22CF36A1" w14:textId="77777777" w:rsidR="00EF6EA2" w:rsidRPr="001E7BAA" w:rsidRDefault="00AD60C7">
      <w:pPr>
        <w:pStyle w:val="Abstract"/>
        <w:ind w:firstLine="480"/>
      </w:pPr>
      <w:r w:rsidRPr="001E7BAA">
        <w:t xml:space="preserve">With the continuous development of society, </w:t>
      </w:r>
      <w:r w:rsidRPr="001E7BAA">
        <w:t>the demand for the collection and analysis of environmental data is increasing, which has led to the emergence of remote environmental data acquisition systems. The development of the Internet of Things (IoT) technology has provided new paths for the imple</w:t>
      </w:r>
      <w:r w:rsidRPr="001E7BAA">
        <w:t>mentation of remote data acquisition systems. In this graduation project, a remote data acquisition system based on a microcontroller was designed, providing a complete solution for the collection of remote environmental data and the display of data on the</w:t>
      </w:r>
      <w:r w:rsidRPr="001E7BAA">
        <w:t xml:space="preserve"> cloud.</w:t>
      </w:r>
    </w:p>
    <w:p w14:paraId="026F77D0" w14:textId="0D86A576" w:rsidR="00EF6EA2" w:rsidRPr="001E7BAA" w:rsidRDefault="00AD60C7">
      <w:pPr>
        <w:pStyle w:val="Abstract"/>
        <w:ind w:firstLine="480"/>
      </w:pPr>
      <w:r w:rsidRPr="001E7BAA">
        <w:t xml:space="preserve">The system utilizes a microcontroller to collect environmental data and displays it locally using an OLED screen. Simultaneously, the microcontroller controls the </w:t>
      </w:r>
      <w:r w:rsidR="00E2347A" w:rsidRPr="001E7BAA">
        <w:t>Wi-Fi</w:t>
      </w:r>
      <w:r w:rsidRPr="001E7BAA">
        <w:t xml:space="preserve"> module to upload the data to the Alibaba Cloud IoT platform using the MQTT prot</w:t>
      </w:r>
      <w:r w:rsidRPr="001E7BAA">
        <w:t xml:space="preserve">ocol, where it is visualized. The system is designed with three layers. In terms of hardware, it includes the IAP15W4K58S4 microcontroller based on the 8051 microcontroller, ESP8266 </w:t>
      </w:r>
      <w:r w:rsidR="00E2347A" w:rsidRPr="001E7BAA">
        <w:t>Wi-Fi</w:t>
      </w:r>
      <w:r w:rsidRPr="001E7BAA">
        <w:t xml:space="preserve"> communication module, and OLED display screen. The Alibaba Cloud IoT</w:t>
      </w:r>
      <w:r w:rsidRPr="001E7BAA">
        <w:t xml:space="preserve"> platform is chosen for the IoT platform, which uses the AMQP protocol to push device messages to the cloud server. The cloud-side development adopts the Spring framework to develop the server program. The hardware in the system is capable of automatic res</w:t>
      </w:r>
      <w:r w:rsidRPr="001E7BAA">
        <w:t>tart in case of exceptions, and the cloud display page can be refreshed according to user-defined frequencies, ensuring data reliability and real-time updates.</w:t>
      </w:r>
    </w:p>
    <w:p w14:paraId="09541852" w14:textId="77777777" w:rsidR="00EF6EA2" w:rsidRPr="001E7BAA" w:rsidRDefault="00EF6EA2">
      <w:pPr>
        <w:pStyle w:val="Abstract"/>
        <w:ind w:firstLine="480"/>
      </w:pPr>
    </w:p>
    <w:p w14:paraId="7A35A647" w14:textId="77777777" w:rsidR="00EF6EA2" w:rsidRPr="001E7BAA" w:rsidRDefault="00AD60C7" w:rsidP="00AE6DBE">
      <w:pPr>
        <w:pStyle w:val="Keywords"/>
        <w:spacing w:line="300" w:lineRule="auto"/>
      </w:pPr>
      <w:r w:rsidRPr="001E7BAA">
        <w:t>KEYWORDS: Remote data acquisition system, 8051 microcontroller, MQTT protocol, IoT platform, AM</w:t>
      </w:r>
      <w:r w:rsidRPr="001E7BAA">
        <w:t>QP message queue, Spring framework</w:t>
      </w:r>
    </w:p>
    <w:p w14:paraId="7738F43B" w14:textId="77777777" w:rsidR="00EF6EA2" w:rsidRPr="001E7BAA" w:rsidRDefault="00EF6EA2">
      <w:pPr>
        <w:sectPr w:rsidR="00EF6EA2" w:rsidRPr="001E7BAA">
          <w:footerReference w:type="default" r:id="rId14"/>
          <w:type w:val="oddPage"/>
          <w:pgSz w:w="11907" w:h="16840"/>
          <w:pgMar w:top="1440" w:right="1800" w:bottom="1440" w:left="1800" w:header="720" w:footer="720" w:gutter="0"/>
          <w:pgNumType w:fmt="upperRoman"/>
          <w:cols w:space="720"/>
        </w:sectPr>
      </w:pPr>
    </w:p>
    <w:sdt>
      <w:sdtPr>
        <w:id w:val="321773842"/>
        <w:docPartObj>
          <w:docPartGallery w:val="Table of Contents"/>
          <w:docPartUnique/>
        </w:docPartObj>
      </w:sdtPr>
      <w:sdtEndPr/>
      <w:sdtContent>
        <w:p w14:paraId="5EFE757D" w14:textId="2EA3F633" w:rsidR="00EF6EA2" w:rsidRPr="001E7BAA" w:rsidRDefault="00AD60C7" w:rsidP="007354D1">
          <w:pPr>
            <w:jc w:val="center"/>
            <w:rPr>
              <w:rFonts w:ascii="黑体" w:eastAsia="黑体" w:hAnsi="黑体"/>
              <w:sz w:val="28"/>
              <w:szCs w:val="28"/>
            </w:rPr>
          </w:pPr>
          <w:r w:rsidRPr="001E7BAA">
            <w:rPr>
              <w:rFonts w:ascii="黑体" w:eastAsia="黑体" w:hAnsi="黑体"/>
              <w:sz w:val="28"/>
              <w:szCs w:val="28"/>
            </w:rPr>
            <w:t>目</w:t>
          </w:r>
          <w:r w:rsidR="007354D1" w:rsidRPr="001E7BAA">
            <w:rPr>
              <w:rFonts w:ascii="黑体" w:eastAsia="黑体" w:hAnsi="黑体" w:hint="eastAsia"/>
              <w:sz w:val="28"/>
              <w:szCs w:val="28"/>
            </w:rPr>
            <w:t xml:space="preserve"> </w:t>
          </w:r>
          <w:r w:rsidR="007354D1" w:rsidRPr="001E7BAA">
            <w:rPr>
              <w:rFonts w:ascii="黑体" w:eastAsia="黑体" w:hAnsi="黑体"/>
              <w:sz w:val="28"/>
              <w:szCs w:val="28"/>
            </w:rPr>
            <w:t xml:space="preserve">   </w:t>
          </w:r>
          <w:r w:rsidRPr="001E7BAA">
            <w:rPr>
              <w:rFonts w:ascii="黑体" w:eastAsia="黑体" w:hAnsi="黑体"/>
              <w:sz w:val="28"/>
              <w:szCs w:val="28"/>
            </w:rPr>
            <w:t>录</w:t>
          </w:r>
        </w:p>
        <w:p w14:paraId="1EC6233E" w14:textId="0614E963"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r w:rsidRPr="001E7BAA">
            <w:fldChar w:fldCharType="begin"/>
          </w:r>
          <w:r w:rsidRPr="001E7BAA">
            <w:instrText>TOC \o "1-3" \h \z \u</w:instrText>
          </w:r>
          <w:r w:rsidRPr="001E7BAA">
            <w:fldChar w:fldCharType="separate"/>
          </w:r>
          <w:hyperlink w:anchor="_Toc135495306" w:history="1">
            <w:r w:rsidR="00AE6DBE" w:rsidRPr="006E7475">
              <w:rPr>
                <w:rStyle w:val="af2"/>
                <w:b/>
                <w:bCs/>
              </w:rPr>
              <w:t>第</w:t>
            </w:r>
            <w:r w:rsidR="00AE6DBE" w:rsidRPr="006E7475">
              <w:rPr>
                <w:rStyle w:val="af2"/>
                <w:b/>
                <w:bCs/>
              </w:rPr>
              <w:t>1</w:t>
            </w:r>
            <w:r w:rsidR="00AE6DBE" w:rsidRPr="006E7475">
              <w:rPr>
                <w:rStyle w:val="af2"/>
                <w:b/>
                <w:bCs/>
              </w:rPr>
              <w:t>章</w:t>
            </w:r>
            <w:r w:rsidR="00AE6DBE" w:rsidRPr="006E7475">
              <w:rPr>
                <w:rStyle w:val="af2"/>
                <w:b/>
                <w:bCs/>
              </w:rPr>
              <w:t xml:space="preserve"> </w:t>
            </w:r>
            <w:r w:rsidR="00AE6DBE" w:rsidRPr="006E7475">
              <w:rPr>
                <w:rStyle w:val="af2"/>
                <w:b/>
                <w:bCs/>
              </w:rPr>
              <w:t>绪论</w:t>
            </w:r>
            <w:r w:rsidR="00AE6DBE" w:rsidRPr="006E7475">
              <w:rPr>
                <w:webHidden/>
              </w:rPr>
              <w:tab/>
            </w:r>
            <w:r w:rsidR="00AE6DBE" w:rsidRPr="006E7475">
              <w:rPr>
                <w:webHidden/>
              </w:rPr>
              <w:fldChar w:fldCharType="begin"/>
            </w:r>
            <w:r w:rsidR="00AE6DBE" w:rsidRPr="006E7475">
              <w:rPr>
                <w:webHidden/>
              </w:rPr>
              <w:instrText xml:space="preserve"> PAGEREF _Toc135495306 \h </w:instrText>
            </w:r>
            <w:r w:rsidR="00AE6DBE" w:rsidRPr="006E7475">
              <w:rPr>
                <w:webHidden/>
              </w:rPr>
            </w:r>
            <w:r w:rsidR="00AE6DBE" w:rsidRPr="006E7475">
              <w:rPr>
                <w:webHidden/>
              </w:rPr>
              <w:fldChar w:fldCharType="separate"/>
            </w:r>
            <w:r w:rsidR="00934AE2">
              <w:rPr>
                <w:webHidden/>
              </w:rPr>
              <w:t>1</w:t>
            </w:r>
            <w:r w:rsidR="00AE6DBE" w:rsidRPr="006E7475">
              <w:rPr>
                <w:webHidden/>
              </w:rPr>
              <w:fldChar w:fldCharType="end"/>
            </w:r>
          </w:hyperlink>
        </w:p>
        <w:p w14:paraId="3242D4EB" w14:textId="0A7864CE"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07" w:history="1">
            <w:r w:rsidR="00AE6DBE" w:rsidRPr="00730B17">
              <w:rPr>
                <w:rStyle w:val="af2"/>
              </w:rPr>
              <w:t xml:space="preserve">1.1. </w:t>
            </w:r>
            <w:r w:rsidR="00AE6DBE" w:rsidRPr="00730B17">
              <w:rPr>
                <w:rStyle w:val="af2"/>
              </w:rPr>
              <w:t>选题背景及意义</w:t>
            </w:r>
            <w:r w:rsidR="00AE6DBE">
              <w:rPr>
                <w:webHidden/>
              </w:rPr>
              <w:tab/>
            </w:r>
            <w:r w:rsidR="00AE6DBE">
              <w:rPr>
                <w:webHidden/>
              </w:rPr>
              <w:fldChar w:fldCharType="begin"/>
            </w:r>
            <w:r w:rsidR="00AE6DBE">
              <w:rPr>
                <w:webHidden/>
              </w:rPr>
              <w:instrText xml:space="preserve"> PAGEREF _Toc135495307 \h </w:instrText>
            </w:r>
            <w:r w:rsidR="00AE6DBE">
              <w:rPr>
                <w:webHidden/>
              </w:rPr>
            </w:r>
            <w:r w:rsidR="00AE6DBE">
              <w:rPr>
                <w:webHidden/>
              </w:rPr>
              <w:fldChar w:fldCharType="separate"/>
            </w:r>
            <w:r w:rsidR="00934AE2">
              <w:rPr>
                <w:webHidden/>
              </w:rPr>
              <w:t>1</w:t>
            </w:r>
            <w:r w:rsidR="00AE6DBE">
              <w:rPr>
                <w:webHidden/>
              </w:rPr>
              <w:fldChar w:fldCharType="end"/>
            </w:r>
          </w:hyperlink>
        </w:p>
        <w:p w14:paraId="48EF1B94" w14:textId="5702841F"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08" w:history="1">
            <w:r w:rsidR="00AE6DBE" w:rsidRPr="00730B17">
              <w:rPr>
                <w:rStyle w:val="af2"/>
              </w:rPr>
              <w:t xml:space="preserve">1.2. </w:t>
            </w:r>
            <w:r w:rsidR="00AE6DBE" w:rsidRPr="00730B17">
              <w:rPr>
                <w:rStyle w:val="af2"/>
              </w:rPr>
              <w:t>国内外研究现状</w:t>
            </w:r>
            <w:r w:rsidR="00AE6DBE">
              <w:rPr>
                <w:webHidden/>
              </w:rPr>
              <w:tab/>
            </w:r>
            <w:r w:rsidR="00AE6DBE">
              <w:rPr>
                <w:webHidden/>
              </w:rPr>
              <w:fldChar w:fldCharType="begin"/>
            </w:r>
            <w:r w:rsidR="00AE6DBE">
              <w:rPr>
                <w:webHidden/>
              </w:rPr>
              <w:instrText xml:space="preserve"> PAGEREF _Toc135495308 \h </w:instrText>
            </w:r>
            <w:r w:rsidR="00AE6DBE">
              <w:rPr>
                <w:webHidden/>
              </w:rPr>
            </w:r>
            <w:r w:rsidR="00AE6DBE">
              <w:rPr>
                <w:webHidden/>
              </w:rPr>
              <w:fldChar w:fldCharType="separate"/>
            </w:r>
            <w:r w:rsidR="00934AE2">
              <w:rPr>
                <w:webHidden/>
              </w:rPr>
              <w:t>2</w:t>
            </w:r>
            <w:r w:rsidR="00AE6DBE">
              <w:rPr>
                <w:webHidden/>
              </w:rPr>
              <w:fldChar w:fldCharType="end"/>
            </w:r>
          </w:hyperlink>
        </w:p>
        <w:p w14:paraId="1801DF4D" w14:textId="271F3470"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09" w:history="1">
            <w:r w:rsidR="00AE6DBE" w:rsidRPr="00730B17">
              <w:rPr>
                <w:rStyle w:val="af2"/>
              </w:rPr>
              <w:t xml:space="preserve">1.3. </w:t>
            </w:r>
            <w:r w:rsidR="00AE6DBE" w:rsidRPr="00730B17">
              <w:rPr>
                <w:rStyle w:val="af2"/>
              </w:rPr>
              <w:t>主要研究内容及预期目标</w:t>
            </w:r>
            <w:r w:rsidR="00AE6DBE">
              <w:rPr>
                <w:webHidden/>
              </w:rPr>
              <w:tab/>
            </w:r>
            <w:r w:rsidR="00AE6DBE">
              <w:rPr>
                <w:webHidden/>
              </w:rPr>
              <w:fldChar w:fldCharType="begin"/>
            </w:r>
            <w:r w:rsidR="00AE6DBE">
              <w:rPr>
                <w:webHidden/>
              </w:rPr>
              <w:instrText xml:space="preserve"> PAGEREF _Toc135495309 \h </w:instrText>
            </w:r>
            <w:r w:rsidR="00AE6DBE">
              <w:rPr>
                <w:webHidden/>
              </w:rPr>
            </w:r>
            <w:r w:rsidR="00AE6DBE">
              <w:rPr>
                <w:webHidden/>
              </w:rPr>
              <w:fldChar w:fldCharType="separate"/>
            </w:r>
            <w:r w:rsidR="00934AE2">
              <w:rPr>
                <w:webHidden/>
              </w:rPr>
              <w:t>2</w:t>
            </w:r>
            <w:r w:rsidR="00AE6DBE">
              <w:rPr>
                <w:webHidden/>
              </w:rPr>
              <w:fldChar w:fldCharType="end"/>
            </w:r>
          </w:hyperlink>
        </w:p>
        <w:p w14:paraId="1AE03AFB" w14:textId="685EB700"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10" w:history="1">
            <w:r w:rsidR="00AE6DBE" w:rsidRPr="006E7475">
              <w:rPr>
                <w:rStyle w:val="af2"/>
                <w:b/>
                <w:bCs/>
              </w:rPr>
              <w:t>第</w:t>
            </w:r>
            <w:r w:rsidR="00AE6DBE" w:rsidRPr="006E7475">
              <w:rPr>
                <w:rStyle w:val="af2"/>
                <w:b/>
                <w:bCs/>
              </w:rPr>
              <w:t>2</w:t>
            </w:r>
            <w:r w:rsidR="00AE6DBE" w:rsidRPr="006E7475">
              <w:rPr>
                <w:rStyle w:val="af2"/>
                <w:b/>
                <w:bCs/>
              </w:rPr>
              <w:t>章</w:t>
            </w:r>
            <w:r w:rsidR="00AE6DBE" w:rsidRPr="006E7475">
              <w:rPr>
                <w:rStyle w:val="af2"/>
                <w:b/>
                <w:bCs/>
              </w:rPr>
              <w:t xml:space="preserve"> </w:t>
            </w:r>
            <w:r w:rsidR="00AE6DBE" w:rsidRPr="006E7475">
              <w:rPr>
                <w:rStyle w:val="af2"/>
                <w:b/>
                <w:bCs/>
              </w:rPr>
              <w:t>相关技术及工具</w:t>
            </w:r>
            <w:r w:rsidR="00AE6DBE" w:rsidRPr="006E7475">
              <w:rPr>
                <w:webHidden/>
              </w:rPr>
              <w:tab/>
            </w:r>
            <w:r w:rsidR="00AE6DBE" w:rsidRPr="006E7475">
              <w:rPr>
                <w:webHidden/>
              </w:rPr>
              <w:fldChar w:fldCharType="begin"/>
            </w:r>
            <w:r w:rsidR="00AE6DBE" w:rsidRPr="006E7475">
              <w:rPr>
                <w:webHidden/>
              </w:rPr>
              <w:instrText xml:space="preserve"> PAGEREF _Toc135495310 \h </w:instrText>
            </w:r>
            <w:r w:rsidR="00AE6DBE" w:rsidRPr="006E7475">
              <w:rPr>
                <w:webHidden/>
              </w:rPr>
            </w:r>
            <w:r w:rsidR="00AE6DBE" w:rsidRPr="006E7475">
              <w:rPr>
                <w:webHidden/>
              </w:rPr>
              <w:fldChar w:fldCharType="separate"/>
            </w:r>
            <w:r w:rsidR="00934AE2">
              <w:rPr>
                <w:webHidden/>
              </w:rPr>
              <w:t>3</w:t>
            </w:r>
            <w:r w:rsidR="00AE6DBE" w:rsidRPr="006E7475">
              <w:rPr>
                <w:webHidden/>
              </w:rPr>
              <w:fldChar w:fldCharType="end"/>
            </w:r>
          </w:hyperlink>
        </w:p>
        <w:p w14:paraId="274376E4" w14:textId="1107E0B5"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11" w:history="1">
            <w:r w:rsidR="00AE6DBE" w:rsidRPr="00730B17">
              <w:rPr>
                <w:rStyle w:val="af2"/>
              </w:rPr>
              <w:t xml:space="preserve">2.1. </w:t>
            </w:r>
            <w:r w:rsidR="00AE6DBE" w:rsidRPr="00730B17">
              <w:rPr>
                <w:rStyle w:val="af2"/>
              </w:rPr>
              <w:t>信息传输协议</w:t>
            </w:r>
            <w:r w:rsidR="00AE6DBE">
              <w:rPr>
                <w:webHidden/>
              </w:rPr>
              <w:tab/>
            </w:r>
            <w:r w:rsidR="00AE6DBE">
              <w:rPr>
                <w:webHidden/>
              </w:rPr>
              <w:fldChar w:fldCharType="begin"/>
            </w:r>
            <w:r w:rsidR="00AE6DBE">
              <w:rPr>
                <w:webHidden/>
              </w:rPr>
              <w:instrText xml:space="preserve"> PAGEREF _Toc135495311 \h </w:instrText>
            </w:r>
            <w:r w:rsidR="00AE6DBE">
              <w:rPr>
                <w:webHidden/>
              </w:rPr>
            </w:r>
            <w:r w:rsidR="00AE6DBE">
              <w:rPr>
                <w:webHidden/>
              </w:rPr>
              <w:fldChar w:fldCharType="separate"/>
            </w:r>
            <w:r w:rsidR="00934AE2">
              <w:rPr>
                <w:webHidden/>
              </w:rPr>
              <w:t>3</w:t>
            </w:r>
            <w:r w:rsidR="00AE6DBE">
              <w:rPr>
                <w:webHidden/>
              </w:rPr>
              <w:fldChar w:fldCharType="end"/>
            </w:r>
          </w:hyperlink>
        </w:p>
        <w:p w14:paraId="6234DC26" w14:textId="6DD56C0B"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2" w:history="1">
            <w:r w:rsidR="00AE6DBE" w:rsidRPr="00730B17">
              <w:rPr>
                <w:rStyle w:val="af2"/>
              </w:rPr>
              <w:t>2.1.1. UART</w:t>
            </w:r>
            <w:r w:rsidR="00AE6DBE" w:rsidRPr="00730B17">
              <w:rPr>
                <w:rStyle w:val="af2"/>
              </w:rPr>
              <w:t>串口通信</w:t>
            </w:r>
            <w:r w:rsidR="00AE6DBE">
              <w:rPr>
                <w:webHidden/>
              </w:rPr>
              <w:tab/>
            </w:r>
            <w:r w:rsidR="00AE6DBE">
              <w:rPr>
                <w:webHidden/>
              </w:rPr>
              <w:fldChar w:fldCharType="begin"/>
            </w:r>
            <w:r w:rsidR="00AE6DBE">
              <w:rPr>
                <w:webHidden/>
              </w:rPr>
              <w:instrText xml:space="preserve"> PAGEREF _Toc135495312 \h </w:instrText>
            </w:r>
            <w:r w:rsidR="00AE6DBE">
              <w:rPr>
                <w:webHidden/>
              </w:rPr>
            </w:r>
            <w:r w:rsidR="00AE6DBE">
              <w:rPr>
                <w:webHidden/>
              </w:rPr>
              <w:fldChar w:fldCharType="separate"/>
            </w:r>
            <w:r w:rsidR="00934AE2">
              <w:rPr>
                <w:webHidden/>
              </w:rPr>
              <w:t>3</w:t>
            </w:r>
            <w:r w:rsidR="00AE6DBE">
              <w:rPr>
                <w:webHidden/>
              </w:rPr>
              <w:fldChar w:fldCharType="end"/>
            </w:r>
          </w:hyperlink>
        </w:p>
        <w:p w14:paraId="20EE770C" w14:textId="73CA550E"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3" w:history="1">
            <w:r w:rsidR="00AE6DBE" w:rsidRPr="00730B17">
              <w:rPr>
                <w:rStyle w:val="af2"/>
              </w:rPr>
              <w:t>2.1.2. MQTT</w:t>
            </w:r>
            <w:r w:rsidR="00AE6DBE" w:rsidRPr="00730B17">
              <w:rPr>
                <w:rStyle w:val="af2"/>
              </w:rPr>
              <w:t>网络协议</w:t>
            </w:r>
            <w:r w:rsidR="00AE6DBE">
              <w:rPr>
                <w:webHidden/>
              </w:rPr>
              <w:tab/>
            </w:r>
            <w:r w:rsidR="00AE6DBE">
              <w:rPr>
                <w:webHidden/>
              </w:rPr>
              <w:fldChar w:fldCharType="begin"/>
            </w:r>
            <w:r w:rsidR="00AE6DBE">
              <w:rPr>
                <w:webHidden/>
              </w:rPr>
              <w:instrText xml:space="preserve"> PAGEREF _Toc135495313 \h </w:instrText>
            </w:r>
            <w:r w:rsidR="00AE6DBE">
              <w:rPr>
                <w:webHidden/>
              </w:rPr>
            </w:r>
            <w:r w:rsidR="00AE6DBE">
              <w:rPr>
                <w:webHidden/>
              </w:rPr>
              <w:fldChar w:fldCharType="separate"/>
            </w:r>
            <w:r w:rsidR="00934AE2">
              <w:rPr>
                <w:webHidden/>
              </w:rPr>
              <w:t>4</w:t>
            </w:r>
            <w:r w:rsidR="00AE6DBE">
              <w:rPr>
                <w:webHidden/>
              </w:rPr>
              <w:fldChar w:fldCharType="end"/>
            </w:r>
          </w:hyperlink>
        </w:p>
        <w:p w14:paraId="7759C7A5" w14:textId="28B9D412"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4" w:history="1">
            <w:r w:rsidR="00AE6DBE" w:rsidRPr="00730B17">
              <w:rPr>
                <w:rStyle w:val="af2"/>
              </w:rPr>
              <w:t>2.1.3. AMQP</w:t>
            </w:r>
            <w:r w:rsidR="00AE6DBE">
              <w:rPr>
                <w:webHidden/>
              </w:rPr>
              <w:tab/>
            </w:r>
            <w:r w:rsidR="00AE6DBE">
              <w:rPr>
                <w:webHidden/>
              </w:rPr>
              <w:fldChar w:fldCharType="begin"/>
            </w:r>
            <w:r w:rsidR="00AE6DBE">
              <w:rPr>
                <w:webHidden/>
              </w:rPr>
              <w:instrText xml:space="preserve"> PAGEREF _Toc135495314 \h </w:instrText>
            </w:r>
            <w:r w:rsidR="00AE6DBE">
              <w:rPr>
                <w:webHidden/>
              </w:rPr>
            </w:r>
            <w:r w:rsidR="00AE6DBE">
              <w:rPr>
                <w:webHidden/>
              </w:rPr>
              <w:fldChar w:fldCharType="separate"/>
            </w:r>
            <w:r w:rsidR="00934AE2">
              <w:rPr>
                <w:webHidden/>
              </w:rPr>
              <w:t>9</w:t>
            </w:r>
            <w:r w:rsidR="00AE6DBE">
              <w:rPr>
                <w:webHidden/>
              </w:rPr>
              <w:fldChar w:fldCharType="end"/>
            </w:r>
          </w:hyperlink>
        </w:p>
        <w:p w14:paraId="4A4CFF4D" w14:textId="4291F559"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15" w:history="1">
            <w:r w:rsidR="00AE6DBE" w:rsidRPr="00730B17">
              <w:rPr>
                <w:rStyle w:val="af2"/>
              </w:rPr>
              <w:t xml:space="preserve">2.2. </w:t>
            </w:r>
            <w:r w:rsidR="00AE6DBE" w:rsidRPr="00730B17">
              <w:rPr>
                <w:rStyle w:val="af2"/>
              </w:rPr>
              <w:t>硬件</w:t>
            </w:r>
            <w:r w:rsidR="00AE6DBE">
              <w:rPr>
                <w:webHidden/>
              </w:rPr>
              <w:tab/>
            </w:r>
            <w:r w:rsidR="00AE6DBE">
              <w:rPr>
                <w:webHidden/>
              </w:rPr>
              <w:fldChar w:fldCharType="begin"/>
            </w:r>
            <w:r w:rsidR="00AE6DBE">
              <w:rPr>
                <w:webHidden/>
              </w:rPr>
              <w:instrText xml:space="preserve"> PAGEREF _Toc135495315 \h </w:instrText>
            </w:r>
            <w:r w:rsidR="00AE6DBE">
              <w:rPr>
                <w:webHidden/>
              </w:rPr>
            </w:r>
            <w:r w:rsidR="00AE6DBE">
              <w:rPr>
                <w:webHidden/>
              </w:rPr>
              <w:fldChar w:fldCharType="separate"/>
            </w:r>
            <w:r w:rsidR="00934AE2">
              <w:rPr>
                <w:webHidden/>
              </w:rPr>
              <w:t>10</w:t>
            </w:r>
            <w:r w:rsidR="00AE6DBE">
              <w:rPr>
                <w:webHidden/>
              </w:rPr>
              <w:fldChar w:fldCharType="end"/>
            </w:r>
          </w:hyperlink>
        </w:p>
        <w:p w14:paraId="06EAF848" w14:textId="5256DA58"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6" w:history="1">
            <w:r w:rsidR="00AE6DBE" w:rsidRPr="00730B17">
              <w:rPr>
                <w:rStyle w:val="af2"/>
              </w:rPr>
              <w:t>2.2.1. IAP15W4K58S4</w:t>
            </w:r>
            <w:r w:rsidR="00AE6DBE" w:rsidRPr="00730B17">
              <w:rPr>
                <w:rStyle w:val="af2"/>
              </w:rPr>
              <w:t>单片机</w:t>
            </w:r>
            <w:r w:rsidR="00AE6DBE">
              <w:rPr>
                <w:webHidden/>
              </w:rPr>
              <w:tab/>
            </w:r>
            <w:r w:rsidR="00AE6DBE">
              <w:rPr>
                <w:webHidden/>
              </w:rPr>
              <w:fldChar w:fldCharType="begin"/>
            </w:r>
            <w:r w:rsidR="00AE6DBE">
              <w:rPr>
                <w:webHidden/>
              </w:rPr>
              <w:instrText xml:space="preserve"> PAGEREF _Toc135495316 \h </w:instrText>
            </w:r>
            <w:r w:rsidR="00AE6DBE">
              <w:rPr>
                <w:webHidden/>
              </w:rPr>
            </w:r>
            <w:r w:rsidR="00AE6DBE">
              <w:rPr>
                <w:webHidden/>
              </w:rPr>
              <w:fldChar w:fldCharType="separate"/>
            </w:r>
            <w:r w:rsidR="00934AE2">
              <w:rPr>
                <w:webHidden/>
              </w:rPr>
              <w:t>10</w:t>
            </w:r>
            <w:r w:rsidR="00AE6DBE">
              <w:rPr>
                <w:webHidden/>
              </w:rPr>
              <w:fldChar w:fldCharType="end"/>
            </w:r>
          </w:hyperlink>
        </w:p>
        <w:p w14:paraId="7F438452" w14:textId="0E7BC8C9"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7" w:history="1">
            <w:r w:rsidR="00AE6DBE" w:rsidRPr="00730B17">
              <w:rPr>
                <w:rStyle w:val="af2"/>
              </w:rPr>
              <w:t>2.2.2. 128x64 OLED IIC</w:t>
            </w:r>
            <w:r w:rsidR="00AE6DBE" w:rsidRPr="00730B17">
              <w:rPr>
                <w:rStyle w:val="af2"/>
              </w:rPr>
              <w:t>显示屏</w:t>
            </w:r>
            <w:r w:rsidR="00AE6DBE">
              <w:rPr>
                <w:webHidden/>
              </w:rPr>
              <w:tab/>
            </w:r>
            <w:r w:rsidR="00AE6DBE">
              <w:rPr>
                <w:webHidden/>
              </w:rPr>
              <w:fldChar w:fldCharType="begin"/>
            </w:r>
            <w:r w:rsidR="00AE6DBE">
              <w:rPr>
                <w:webHidden/>
              </w:rPr>
              <w:instrText xml:space="preserve"> PAGEREF _Toc135495317 \h </w:instrText>
            </w:r>
            <w:r w:rsidR="00AE6DBE">
              <w:rPr>
                <w:webHidden/>
              </w:rPr>
            </w:r>
            <w:r w:rsidR="00AE6DBE">
              <w:rPr>
                <w:webHidden/>
              </w:rPr>
              <w:fldChar w:fldCharType="separate"/>
            </w:r>
            <w:r w:rsidR="00934AE2">
              <w:rPr>
                <w:webHidden/>
              </w:rPr>
              <w:t>11</w:t>
            </w:r>
            <w:r w:rsidR="00AE6DBE">
              <w:rPr>
                <w:webHidden/>
              </w:rPr>
              <w:fldChar w:fldCharType="end"/>
            </w:r>
          </w:hyperlink>
        </w:p>
        <w:p w14:paraId="5C383765" w14:textId="2E38BC8B"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18" w:history="1">
            <w:r w:rsidR="00AE6DBE" w:rsidRPr="00730B17">
              <w:rPr>
                <w:rStyle w:val="af2"/>
              </w:rPr>
              <w:t>2.2.3. ESP8266</w:t>
            </w:r>
            <w:r w:rsidR="00AE6DBE">
              <w:rPr>
                <w:webHidden/>
              </w:rPr>
              <w:tab/>
            </w:r>
            <w:r w:rsidR="00AE6DBE">
              <w:rPr>
                <w:webHidden/>
              </w:rPr>
              <w:fldChar w:fldCharType="begin"/>
            </w:r>
            <w:r w:rsidR="00AE6DBE">
              <w:rPr>
                <w:webHidden/>
              </w:rPr>
              <w:instrText xml:space="preserve"> PAGEREF _Toc135495318 \h </w:instrText>
            </w:r>
            <w:r w:rsidR="00AE6DBE">
              <w:rPr>
                <w:webHidden/>
              </w:rPr>
            </w:r>
            <w:r w:rsidR="00AE6DBE">
              <w:rPr>
                <w:webHidden/>
              </w:rPr>
              <w:fldChar w:fldCharType="separate"/>
            </w:r>
            <w:r w:rsidR="00934AE2">
              <w:rPr>
                <w:webHidden/>
              </w:rPr>
              <w:t>11</w:t>
            </w:r>
            <w:r w:rsidR="00AE6DBE">
              <w:rPr>
                <w:webHidden/>
              </w:rPr>
              <w:fldChar w:fldCharType="end"/>
            </w:r>
          </w:hyperlink>
        </w:p>
        <w:p w14:paraId="73B21666" w14:textId="69DA4721"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19" w:history="1">
            <w:r w:rsidR="00AE6DBE" w:rsidRPr="00730B17">
              <w:rPr>
                <w:rStyle w:val="af2"/>
              </w:rPr>
              <w:t xml:space="preserve">2.3. </w:t>
            </w:r>
            <w:r w:rsidR="00AE6DBE" w:rsidRPr="00730B17">
              <w:rPr>
                <w:rStyle w:val="af2"/>
              </w:rPr>
              <w:t>小结</w:t>
            </w:r>
            <w:r w:rsidR="00AE6DBE">
              <w:rPr>
                <w:webHidden/>
              </w:rPr>
              <w:tab/>
            </w:r>
            <w:r w:rsidR="00AE6DBE">
              <w:rPr>
                <w:webHidden/>
              </w:rPr>
              <w:fldChar w:fldCharType="begin"/>
            </w:r>
            <w:r w:rsidR="00AE6DBE">
              <w:rPr>
                <w:webHidden/>
              </w:rPr>
              <w:instrText xml:space="preserve"> PAGEREF _Toc135495319 \h </w:instrText>
            </w:r>
            <w:r w:rsidR="00AE6DBE">
              <w:rPr>
                <w:webHidden/>
              </w:rPr>
            </w:r>
            <w:r w:rsidR="00AE6DBE">
              <w:rPr>
                <w:webHidden/>
              </w:rPr>
              <w:fldChar w:fldCharType="separate"/>
            </w:r>
            <w:r w:rsidR="00934AE2">
              <w:rPr>
                <w:webHidden/>
              </w:rPr>
              <w:t>12</w:t>
            </w:r>
            <w:r w:rsidR="00AE6DBE">
              <w:rPr>
                <w:webHidden/>
              </w:rPr>
              <w:fldChar w:fldCharType="end"/>
            </w:r>
          </w:hyperlink>
        </w:p>
        <w:p w14:paraId="121238CD" w14:textId="27AE81B0"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20" w:history="1">
            <w:r w:rsidR="00AE6DBE" w:rsidRPr="006E7475">
              <w:rPr>
                <w:rStyle w:val="af2"/>
                <w:b/>
                <w:bCs/>
              </w:rPr>
              <w:t>第</w:t>
            </w:r>
            <w:r w:rsidR="00AE6DBE" w:rsidRPr="006E7475">
              <w:rPr>
                <w:rStyle w:val="af2"/>
                <w:b/>
                <w:bCs/>
              </w:rPr>
              <w:t>3</w:t>
            </w:r>
            <w:r w:rsidR="00AE6DBE" w:rsidRPr="006E7475">
              <w:rPr>
                <w:rStyle w:val="af2"/>
                <w:b/>
                <w:bCs/>
              </w:rPr>
              <w:t>章</w:t>
            </w:r>
            <w:r w:rsidR="00AE6DBE" w:rsidRPr="006E7475">
              <w:rPr>
                <w:rStyle w:val="af2"/>
                <w:b/>
                <w:bCs/>
              </w:rPr>
              <w:t xml:space="preserve"> </w:t>
            </w:r>
            <w:r w:rsidR="00AE6DBE" w:rsidRPr="006E7475">
              <w:rPr>
                <w:rStyle w:val="af2"/>
                <w:b/>
                <w:bCs/>
              </w:rPr>
              <w:t>概要设计</w:t>
            </w:r>
            <w:r w:rsidR="00AE6DBE" w:rsidRPr="006E7475">
              <w:rPr>
                <w:webHidden/>
              </w:rPr>
              <w:tab/>
            </w:r>
            <w:r w:rsidR="00AE6DBE" w:rsidRPr="006E7475">
              <w:rPr>
                <w:webHidden/>
              </w:rPr>
              <w:fldChar w:fldCharType="begin"/>
            </w:r>
            <w:r w:rsidR="00AE6DBE" w:rsidRPr="006E7475">
              <w:rPr>
                <w:webHidden/>
              </w:rPr>
              <w:instrText xml:space="preserve"> PAGEREF _Toc135495320 \h </w:instrText>
            </w:r>
            <w:r w:rsidR="00AE6DBE" w:rsidRPr="006E7475">
              <w:rPr>
                <w:webHidden/>
              </w:rPr>
            </w:r>
            <w:r w:rsidR="00AE6DBE" w:rsidRPr="006E7475">
              <w:rPr>
                <w:webHidden/>
              </w:rPr>
              <w:fldChar w:fldCharType="separate"/>
            </w:r>
            <w:r w:rsidR="00934AE2">
              <w:rPr>
                <w:webHidden/>
              </w:rPr>
              <w:t>13</w:t>
            </w:r>
            <w:r w:rsidR="00AE6DBE" w:rsidRPr="006E7475">
              <w:rPr>
                <w:webHidden/>
              </w:rPr>
              <w:fldChar w:fldCharType="end"/>
            </w:r>
          </w:hyperlink>
        </w:p>
        <w:p w14:paraId="6019B9C2" w14:textId="3ED49EF6"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21" w:history="1">
            <w:r w:rsidR="00AE6DBE" w:rsidRPr="00730B17">
              <w:rPr>
                <w:rStyle w:val="af2"/>
              </w:rPr>
              <w:t xml:space="preserve">3.1. </w:t>
            </w:r>
            <w:r w:rsidR="00AE6DBE" w:rsidRPr="00730B17">
              <w:rPr>
                <w:rStyle w:val="af2"/>
              </w:rPr>
              <w:t>系统功能分析</w:t>
            </w:r>
            <w:r w:rsidR="00AE6DBE">
              <w:rPr>
                <w:webHidden/>
              </w:rPr>
              <w:tab/>
            </w:r>
            <w:r w:rsidR="00AE6DBE">
              <w:rPr>
                <w:webHidden/>
              </w:rPr>
              <w:fldChar w:fldCharType="begin"/>
            </w:r>
            <w:r w:rsidR="00AE6DBE">
              <w:rPr>
                <w:webHidden/>
              </w:rPr>
              <w:instrText xml:space="preserve"> PAGEREF _Toc135495321 \h </w:instrText>
            </w:r>
            <w:r w:rsidR="00AE6DBE">
              <w:rPr>
                <w:webHidden/>
              </w:rPr>
            </w:r>
            <w:r w:rsidR="00AE6DBE">
              <w:rPr>
                <w:webHidden/>
              </w:rPr>
              <w:fldChar w:fldCharType="separate"/>
            </w:r>
            <w:r w:rsidR="00934AE2">
              <w:rPr>
                <w:webHidden/>
              </w:rPr>
              <w:t>13</w:t>
            </w:r>
            <w:r w:rsidR="00AE6DBE">
              <w:rPr>
                <w:webHidden/>
              </w:rPr>
              <w:fldChar w:fldCharType="end"/>
            </w:r>
          </w:hyperlink>
        </w:p>
        <w:p w14:paraId="55F82489" w14:textId="46711D57"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22" w:history="1">
            <w:r w:rsidR="00AE6DBE" w:rsidRPr="00730B17">
              <w:rPr>
                <w:rStyle w:val="af2"/>
              </w:rPr>
              <w:t xml:space="preserve">3.2. </w:t>
            </w:r>
            <w:r w:rsidR="00AE6DBE" w:rsidRPr="00730B17">
              <w:rPr>
                <w:rStyle w:val="af2"/>
              </w:rPr>
              <w:t>系统结构分析</w:t>
            </w:r>
            <w:r w:rsidR="00AE6DBE">
              <w:rPr>
                <w:webHidden/>
              </w:rPr>
              <w:tab/>
            </w:r>
            <w:r w:rsidR="00AE6DBE">
              <w:rPr>
                <w:webHidden/>
              </w:rPr>
              <w:fldChar w:fldCharType="begin"/>
            </w:r>
            <w:r w:rsidR="00AE6DBE">
              <w:rPr>
                <w:webHidden/>
              </w:rPr>
              <w:instrText xml:space="preserve"> PAGEREF _Toc135495322 \h </w:instrText>
            </w:r>
            <w:r w:rsidR="00AE6DBE">
              <w:rPr>
                <w:webHidden/>
              </w:rPr>
            </w:r>
            <w:r w:rsidR="00AE6DBE">
              <w:rPr>
                <w:webHidden/>
              </w:rPr>
              <w:fldChar w:fldCharType="separate"/>
            </w:r>
            <w:r w:rsidR="00934AE2">
              <w:rPr>
                <w:webHidden/>
              </w:rPr>
              <w:t>14</w:t>
            </w:r>
            <w:r w:rsidR="00AE6DBE">
              <w:rPr>
                <w:webHidden/>
              </w:rPr>
              <w:fldChar w:fldCharType="end"/>
            </w:r>
          </w:hyperlink>
        </w:p>
        <w:p w14:paraId="2B9E8C8A" w14:textId="7F6898D4"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23" w:history="1">
            <w:r w:rsidR="00AE6DBE" w:rsidRPr="00730B17">
              <w:rPr>
                <w:rStyle w:val="af2"/>
              </w:rPr>
              <w:t xml:space="preserve">3.3. </w:t>
            </w:r>
            <w:r w:rsidR="00AE6DBE" w:rsidRPr="00730B17">
              <w:rPr>
                <w:rStyle w:val="af2"/>
              </w:rPr>
              <w:t>业务流程分析</w:t>
            </w:r>
            <w:r w:rsidR="00AE6DBE">
              <w:rPr>
                <w:webHidden/>
              </w:rPr>
              <w:tab/>
            </w:r>
            <w:r w:rsidR="00AE6DBE">
              <w:rPr>
                <w:webHidden/>
              </w:rPr>
              <w:fldChar w:fldCharType="begin"/>
            </w:r>
            <w:r w:rsidR="00AE6DBE">
              <w:rPr>
                <w:webHidden/>
              </w:rPr>
              <w:instrText xml:space="preserve"> PAGEREF _Toc135495323 \h </w:instrText>
            </w:r>
            <w:r w:rsidR="00AE6DBE">
              <w:rPr>
                <w:webHidden/>
              </w:rPr>
            </w:r>
            <w:r w:rsidR="00AE6DBE">
              <w:rPr>
                <w:webHidden/>
              </w:rPr>
              <w:fldChar w:fldCharType="separate"/>
            </w:r>
            <w:r w:rsidR="00934AE2">
              <w:rPr>
                <w:webHidden/>
              </w:rPr>
              <w:t>15</w:t>
            </w:r>
            <w:r w:rsidR="00AE6DBE">
              <w:rPr>
                <w:webHidden/>
              </w:rPr>
              <w:fldChar w:fldCharType="end"/>
            </w:r>
          </w:hyperlink>
        </w:p>
        <w:p w14:paraId="7C824BC4" w14:textId="7EA9A6F4"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24" w:history="1">
            <w:r w:rsidR="00AE6DBE" w:rsidRPr="00730B17">
              <w:rPr>
                <w:rStyle w:val="af2"/>
              </w:rPr>
              <w:t xml:space="preserve">3.3.1. </w:t>
            </w:r>
            <w:r w:rsidR="00AE6DBE" w:rsidRPr="00730B17">
              <w:rPr>
                <w:rStyle w:val="af2"/>
              </w:rPr>
              <w:t>信息采集</w:t>
            </w:r>
            <w:r w:rsidR="00AE6DBE">
              <w:rPr>
                <w:webHidden/>
              </w:rPr>
              <w:tab/>
            </w:r>
            <w:r w:rsidR="00AE6DBE">
              <w:rPr>
                <w:webHidden/>
              </w:rPr>
              <w:fldChar w:fldCharType="begin"/>
            </w:r>
            <w:r w:rsidR="00AE6DBE">
              <w:rPr>
                <w:webHidden/>
              </w:rPr>
              <w:instrText xml:space="preserve"> PAGEREF _Toc135495324 \h </w:instrText>
            </w:r>
            <w:r w:rsidR="00AE6DBE">
              <w:rPr>
                <w:webHidden/>
              </w:rPr>
            </w:r>
            <w:r w:rsidR="00AE6DBE">
              <w:rPr>
                <w:webHidden/>
              </w:rPr>
              <w:fldChar w:fldCharType="separate"/>
            </w:r>
            <w:r w:rsidR="00934AE2">
              <w:rPr>
                <w:webHidden/>
              </w:rPr>
              <w:t>15</w:t>
            </w:r>
            <w:r w:rsidR="00AE6DBE">
              <w:rPr>
                <w:webHidden/>
              </w:rPr>
              <w:fldChar w:fldCharType="end"/>
            </w:r>
          </w:hyperlink>
        </w:p>
        <w:p w14:paraId="2DA1A2E7" w14:textId="7F1C6B3D"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25" w:history="1">
            <w:r w:rsidR="00AE6DBE" w:rsidRPr="00730B17">
              <w:rPr>
                <w:rStyle w:val="af2"/>
              </w:rPr>
              <w:t xml:space="preserve">3.3.2. </w:t>
            </w:r>
            <w:r w:rsidR="00AE6DBE" w:rsidRPr="00730B17">
              <w:rPr>
                <w:rStyle w:val="af2"/>
              </w:rPr>
              <w:t>数据存储与展示</w:t>
            </w:r>
            <w:r w:rsidR="00AE6DBE">
              <w:rPr>
                <w:webHidden/>
              </w:rPr>
              <w:tab/>
            </w:r>
            <w:r w:rsidR="00AE6DBE">
              <w:rPr>
                <w:webHidden/>
              </w:rPr>
              <w:fldChar w:fldCharType="begin"/>
            </w:r>
            <w:r w:rsidR="00AE6DBE">
              <w:rPr>
                <w:webHidden/>
              </w:rPr>
              <w:instrText xml:space="preserve"> PAGEREF _Toc135495325 \h </w:instrText>
            </w:r>
            <w:r w:rsidR="00AE6DBE">
              <w:rPr>
                <w:webHidden/>
              </w:rPr>
            </w:r>
            <w:r w:rsidR="00AE6DBE">
              <w:rPr>
                <w:webHidden/>
              </w:rPr>
              <w:fldChar w:fldCharType="separate"/>
            </w:r>
            <w:r w:rsidR="00934AE2">
              <w:rPr>
                <w:webHidden/>
              </w:rPr>
              <w:t>16</w:t>
            </w:r>
            <w:r w:rsidR="00AE6DBE">
              <w:rPr>
                <w:webHidden/>
              </w:rPr>
              <w:fldChar w:fldCharType="end"/>
            </w:r>
          </w:hyperlink>
        </w:p>
        <w:p w14:paraId="2CF345C5" w14:textId="5FF27021"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26" w:history="1">
            <w:r w:rsidR="00AE6DBE" w:rsidRPr="00730B17">
              <w:rPr>
                <w:rStyle w:val="af2"/>
              </w:rPr>
              <w:t xml:space="preserve">3.4. </w:t>
            </w:r>
            <w:r w:rsidR="00AE6DBE" w:rsidRPr="00730B17">
              <w:rPr>
                <w:rStyle w:val="af2"/>
              </w:rPr>
              <w:t>开发运行环境</w:t>
            </w:r>
            <w:r w:rsidR="00AE6DBE">
              <w:rPr>
                <w:webHidden/>
              </w:rPr>
              <w:tab/>
            </w:r>
            <w:r w:rsidR="00AE6DBE">
              <w:rPr>
                <w:webHidden/>
              </w:rPr>
              <w:fldChar w:fldCharType="begin"/>
            </w:r>
            <w:r w:rsidR="00AE6DBE">
              <w:rPr>
                <w:webHidden/>
              </w:rPr>
              <w:instrText xml:space="preserve"> PAGEREF _Toc135495326 \h </w:instrText>
            </w:r>
            <w:r w:rsidR="00AE6DBE">
              <w:rPr>
                <w:webHidden/>
              </w:rPr>
            </w:r>
            <w:r w:rsidR="00AE6DBE">
              <w:rPr>
                <w:webHidden/>
              </w:rPr>
              <w:fldChar w:fldCharType="separate"/>
            </w:r>
            <w:r w:rsidR="00934AE2">
              <w:rPr>
                <w:webHidden/>
              </w:rPr>
              <w:t>16</w:t>
            </w:r>
            <w:r w:rsidR="00AE6DBE">
              <w:rPr>
                <w:webHidden/>
              </w:rPr>
              <w:fldChar w:fldCharType="end"/>
            </w:r>
          </w:hyperlink>
        </w:p>
        <w:p w14:paraId="0BC865D8" w14:textId="6ECD0BF9"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27" w:history="1">
            <w:r w:rsidR="00AE6DBE" w:rsidRPr="00730B17">
              <w:rPr>
                <w:rStyle w:val="af2"/>
              </w:rPr>
              <w:t xml:space="preserve">3.4.1. </w:t>
            </w:r>
            <w:r w:rsidR="00AE6DBE" w:rsidRPr="00730B17">
              <w:rPr>
                <w:rStyle w:val="af2"/>
              </w:rPr>
              <w:t>开发环境</w:t>
            </w:r>
            <w:r w:rsidR="00AE6DBE">
              <w:rPr>
                <w:webHidden/>
              </w:rPr>
              <w:tab/>
            </w:r>
            <w:r w:rsidR="00AE6DBE">
              <w:rPr>
                <w:webHidden/>
              </w:rPr>
              <w:fldChar w:fldCharType="begin"/>
            </w:r>
            <w:r w:rsidR="00AE6DBE">
              <w:rPr>
                <w:webHidden/>
              </w:rPr>
              <w:instrText xml:space="preserve"> PAGEREF _Toc135495327 \h </w:instrText>
            </w:r>
            <w:r w:rsidR="00AE6DBE">
              <w:rPr>
                <w:webHidden/>
              </w:rPr>
            </w:r>
            <w:r w:rsidR="00AE6DBE">
              <w:rPr>
                <w:webHidden/>
              </w:rPr>
              <w:fldChar w:fldCharType="separate"/>
            </w:r>
            <w:r w:rsidR="00934AE2">
              <w:rPr>
                <w:webHidden/>
              </w:rPr>
              <w:t>16</w:t>
            </w:r>
            <w:r w:rsidR="00AE6DBE">
              <w:rPr>
                <w:webHidden/>
              </w:rPr>
              <w:fldChar w:fldCharType="end"/>
            </w:r>
          </w:hyperlink>
        </w:p>
        <w:p w14:paraId="21F7C9B1" w14:textId="39469CC8"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28" w:history="1">
            <w:r w:rsidR="00AE6DBE" w:rsidRPr="00730B17">
              <w:rPr>
                <w:rStyle w:val="af2"/>
              </w:rPr>
              <w:t xml:space="preserve">3.4.2. </w:t>
            </w:r>
            <w:r w:rsidR="00AE6DBE" w:rsidRPr="00730B17">
              <w:rPr>
                <w:rStyle w:val="af2"/>
              </w:rPr>
              <w:t>运行环境</w:t>
            </w:r>
            <w:r w:rsidR="00AE6DBE">
              <w:rPr>
                <w:webHidden/>
              </w:rPr>
              <w:tab/>
            </w:r>
            <w:r w:rsidR="00AE6DBE">
              <w:rPr>
                <w:webHidden/>
              </w:rPr>
              <w:fldChar w:fldCharType="begin"/>
            </w:r>
            <w:r w:rsidR="00AE6DBE">
              <w:rPr>
                <w:webHidden/>
              </w:rPr>
              <w:instrText xml:space="preserve"> PAGEREF _Toc135495328 \h </w:instrText>
            </w:r>
            <w:r w:rsidR="00AE6DBE">
              <w:rPr>
                <w:webHidden/>
              </w:rPr>
            </w:r>
            <w:r w:rsidR="00AE6DBE">
              <w:rPr>
                <w:webHidden/>
              </w:rPr>
              <w:fldChar w:fldCharType="separate"/>
            </w:r>
            <w:r w:rsidR="00934AE2">
              <w:rPr>
                <w:webHidden/>
              </w:rPr>
              <w:t>17</w:t>
            </w:r>
            <w:r w:rsidR="00AE6DBE">
              <w:rPr>
                <w:webHidden/>
              </w:rPr>
              <w:fldChar w:fldCharType="end"/>
            </w:r>
          </w:hyperlink>
        </w:p>
        <w:p w14:paraId="3A0143F2" w14:textId="3DFF01E3"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29" w:history="1">
            <w:r w:rsidR="00AE6DBE" w:rsidRPr="00730B17">
              <w:rPr>
                <w:rStyle w:val="af2"/>
              </w:rPr>
              <w:t xml:space="preserve">3.5. </w:t>
            </w:r>
            <w:r w:rsidR="00AE6DBE" w:rsidRPr="00730B17">
              <w:rPr>
                <w:rStyle w:val="af2"/>
              </w:rPr>
              <w:t>小结</w:t>
            </w:r>
            <w:r w:rsidR="00AE6DBE">
              <w:rPr>
                <w:webHidden/>
              </w:rPr>
              <w:tab/>
            </w:r>
            <w:r w:rsidR="00AE6DBE">
              <w:rPr>
                <w:webHidden/>
              </w:rPr>
              <w:fldChar w:fldCharType="begin"/>
            </w:r>
            <w:r w:rsidR="00AE6DBE">
              <w:rPr>
                <w:webHidden/>
              </w:rPr>
              <w:instrText xml:space="preserve"> PAGEREF _Toc135495329 \h </w:instrText>
            </w:r>
            <w:r w:rsidR="00AE6DBE">
              <w:rPr>
                <w:webHidden/>
              </w:rPr>
            </w:r>
            <w:r w:rsidR="00AE6DBE">
              <w:rPr>
                <w:webHidden/>
              </w:rPr>
              <w:fldChar w:fldCharType="separate"/>
            </w:r>
            <w:r w:rsidR="00934AE2">
              <w:rPr>
                <w:webHidden/>
              </w:rPr>
              <w:t>17</w:t>
            </w:r>
            <w:r w:rsidR="00AE6DBE">
              <w:rPr>
                <w:webHidden/>
              </w:rPr>
              <w:fldChar w:fldCharType="end"/>
            </w:r>
          </w:hyperlink>
        </w:p>
        <w:p w14:paraId="5D98810A" w14:textId="1060C1C4"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30" w:history="1">
            <w:r w:rsidR="00AE6DBE" w:rsidRPr="006E7475">
              <w:rPr>
                <w:rStyle w:val="af2"/>
                <w:b/>
                <w:bCs/>
              </w:rPr>
              <w:t>第</w:t>
            </w:r>
            <w:r w:rsidR="00AE6DBE" w:rsidRPr="006E7475">
              <w:rPr>
                <w:rStyle w:val="af2"/>
                <w:b/>
                <w:bCs/>
              </w:rPr>
              <w:t>4</w:t>
            </w:r>
            <w:r w:rsidR="00AE6DBE" w:rsidRPr="006E7475">
              <w:rPr>
                <w:rStyle w:val="af2"/>
                <w:b/>
                <w:bCs/>
              </w:rPr>
              <w:t>章</w:t>
            </w:r>
            <w:r w:rsidR="00AE6DBE" w:rsidRPr="006E7475">
              <w:rPr>
                <w:rStyle w:val="af2"/>
                <w:b/>
                <w:bCs/>
              </w:rPr>
              <w:t xml:space="preserve"> </w:t>
            </w:r>
            <w:r w:rsidR="00AE6DBE" w:rsidRPr="006E7475">
              <w:rPr>
                <w:rStyle w:val="af2"/>
                <w:b/>
                <w:bCs/>
              </w:rPr>
              <w:t>系统设计</w:t>
            </w:r>
            <w:r w:rsidR="00AE6DBE" w:rsidRPr="006E7475">
              <w:rPr>
                <w:webHidden/>
              </w:rPr>
              <w:tab/>
            </w:r>
            <w:r w:rsidR="00AE6DBE" w:rsidRPr="006E7475">
              <w:rPr>
                <w:webHidden/>
              </w:rPr>
              <w:fldChar w:fldCharType="begin"/>
            </w:r>
            <w:r w:rsidR="00AE6DBE" w:rsidRPr="006E7475">
              <w:rPr>
                <w:webHidden/>
              </w:rPr>
              <w:instrText xml:space="preserve"> PAGEREF _Toc135495330 \h </w:instrText>
            </w:r>
            <w:r w:rsidR="00AE6DBE" w:rsidRPr="006E7475">
              <w:rPr>
                <w:webHidden/>
              </w:rPr>
            </w:r>
            <w:r w:rsidR="00AE6DBE" w:rsidRPr="006E7475">
              <w:rPr>
                <w:webHidden/>
              </w:rPr>
              <w:fldChar w:fldCharType="separate"/>
            </w:r>
            <w:r w:rsidR="00934AE2">
              <w:rPr>
                <w:webHidden/>
              </w:rPr>
              <w:t>17</w:t>
            </w:r>
            <w:r w:rsidR="00AE6DBE" w:rsidRPr="006E7475">
              <w:rPr>
                <w:webHidden/>
              </w:rPr>
              <w:fldChar w:fldCharType="end"/>
            </w:r>
          </w:hyperlink>
        </w:p>
        <w:p w14:paraId="3E9B4C93" w14:textId="3E53F18F"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31" w:history="1">
            <w:r w:rsidR="00AE6DBE" w:rsidRPr="00730B17">
              <w:rPr>
                <w:rStyle w:val="af2"/>
              </w:rPr>
              <w:t xml:space="preserve">4.1. </w:t>
            </w:r>
            <w:r w:rsidR="00AE6DBE" w:rsidRPr="00730B17">
              <w:rPr>
                <w:rStyle w:val="af2"/>
              </w:rPr>
              <w:t>单片机相关模块</w:t>
            </w:r>
            <w:r w:rsidR="00AE6DBE">
              <w:rPr>
                <w:webHidden/>
              </w:rPr>
              <w:tab/>
            </w:r>
            <w:r w:rsidR="00AE6DBE">
              <w:rPr>
                <w:webHidden/>
              </w:rPr>
              <w:fldChar w:fldCharType="begin"/>
            </w:r>
            <w:r w:rsidR="00AE6DBE">
              <w:rPr>
                <w:webHidden/>
              </w:rPr>
              <w:instrText xml:space="preserve"> PAGEREF _Toc135495331 \h </w:instrText>
            </w:r>
            <w:r w:rsidR="00AE6DBE">
              <w:rPr>
                <w:webHidden/>
              </w:rPr>
            </w:r>
            <w:r w:rsidR="00AE6DBE">
              <w:rPr>
                <w:webHidden/>
              </w:rPr>
              <w:fldChar w:fldCharType="separate"/>
            </w:r>
            <w:r w:rsidR="00934AE2">
              <w:rPr>
                <w:webHidden/>
              </w:rPr>
              <w:t>18</w:t>
            </w:r>
            <w:r w:rsidR="00AE6DBE">
              <w:rPr>
                <w:webHidden/>
              </w:rPr>
              <w:fldChar w:fldCharType="end"/>
            </w:r>
          </w:hyperlink>
        </w:p>
        <w:p w14:paraId="66D58B7A" w14:textId="249FDD9D"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2" w:history="1">
            <w:r w:rsidR="00AE6DBE" w:rsidRPr="00730B17">
              <w:rPr>
                <w:rStyle w:val="af2"/>
              </w:rPr>
              <w:t xml:space="preserve">4.1.1. </w:t>
            </w:r>
            <w:r w:rsidR="00AE6DBE" w:rsidRPr="00730B17">
              <w:rPr>
                <w:rStyle w:val="af2"/>
              </w:rPr>
              <w:t>串口通信</w:t>
            </w:r>
            <w:r w:rsidR="00AE6DBE">
              <w:rPr>
                <w:webHidden/>
              </w:rPr>
              <w:tab/>
            </w:r>
            <w:r w:rsidR="00AE6DBE">
              <w:rPr>
                <w:webHidden/>
              </w:rPr>
              <w:fldChar w:fldCharType="begin"/>
            </w:r>
            <w:r w:rsidR="00AE6DBE">
              <w:rPr>
                <w:webHidden/>
              </w:rPr>
              <w:instrText xml:space="preserve"> PAGEREF _Toc135495332 \h </w:instrText>
            </w:r>
            <w:r w:rsidR="00AE6DBE">
              <w:rPr>
                <w:webHidden/>
              </w:rPr>
            </w:r>
            <w:r w:rsidR="00AE6DBE">
              <w:rPr>
                <w:webHidden/>
              </w:rPr>
              <w:fldChar w:fldCharType="separate"/>
            </w:r>
            <w:r w:rsidR="00934AE2">
              <w:rPr>
                <w:webHidden/>
              </w:rPr>
              <w:t>18</w:t>
            </w:r>
            <w:r w:rsidR="00AE6DBE">
              <w:rPr>
                <w:webHidden/>
              </w:rPr>
              <w:fldChar w:fldCharType="end"/>
            </w:r>
          </w:hyperlink>
        </w:p>
        <w:p w14:paraId="2954ACA0" w14:textId="37C04A6F"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3" w:history="1">
            <w:r w:rsidR="00AE6DBE" w:rsidRPr="00730B17">
              <w:rPr>
                <w:rStyle w:val="af2"/>
              </w:rPr>
              <w:t>4.1.2. ESP8266</w:t>
            </w:r>
            <w:r w:rsidR="00AE6DBE" w:rsidRPr="00730B17">
              <w:rPr>
                <w:rStyle w:val="af2"/>
              </w:rPr>
              <w:t>控制模块</w:t>
            </w:r>
            <w:r w:rsidR="00AE6DBE">
              <w:rPr>
                <w:webHidden/>
              </w:rPr>
              <w:tab/>
            </w:r>
            <w:r w:rsidR="00AE6DBE">
              <w:rPr>
                <w:webHidden/>
              </w:rPr>
              <w:fldChar w:fldCharType="begin"/>
            </w:r>
            <w:r w:rsidR="00AE6DBE">
              <w:rPr>
                <w:webHidden/>
              </w:rPr>
              <w:instrText xml:space="preserve"> PAGEREF _Toc135495333 \h </w:instrText>
            </w:r>
            <w:r w:rsidR="00AE6DBE">
              <w:rPr>
                <w:webHidden/>
              </w:rPr>
            </w:r>
            <w:r w:rsidR="00AE6DBE">
              <w:rPr>
                <w:webHidden/>
              </w:rPr>
              <w:fldChar w:fldCharType="separate"/>
            </w:r>
            <w:r w:rsidR="00934AE2">
              <w:rPr>
                <w:webHidden/>
              </w:rPr>
              <w:t>21</w:t>
            </w:r>
            <w:r w:rsidR="00AE6DBE">
              <w:rPr>
                <w:webHidden/>
              </w:rPr>
              <w:fldChar w:fldCharType="end"/>
            </w:r>
          </w:hyperlink>
        </w:p>
        <w:p w14:paraId="306F3FC8" w14:textId="52952267"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4" w:history="1">
            <w:r w:rsidR="00AE6DBE" w:rsidRPr="00730B17">
              <w:rPr>
                <w:rStyle w:val="af2"/>
              </w:rPr>
              <w:t xml:space="preserve">4.1.3. </w:t>
            </w:r>
            <w:r w:rsidR="00AE6DBE" w:rsidRPr="00730B17">
              <w:rPr>
                <w:rStyle w:val="af2"/>
              </w:rPr>
              <w:t>看门狗</w:t>
            </w:r>
            <w:r w:rsidR="00AE6DBE">
              <w:rPr>
                <w:webHidden/>
              </w:rPr>
              <w:tab/>
            </w:r>
            <w:r w:rsidR="00AE6DBE">
              <w:rPr>
                <w:webHidden/>
              </w:rPr>
              <w:fldChar w:fldCharType="begin"/>
            </w:r>
            <w:r w:rsidR="00AE6DBE">
              <w:rPr>
                <w:webHidden/>
              </w:rPr>
              <w:instrText xml:space="preserve"> PAGEREF _Toc135495334 \h </w:instrText>
            </w:r>
            <w:r w:rsidR="00AE6DBE">
              <w:rPr>
                <w:webHidden/>
              </w:rPr>
            </w:r>
            <w:r w:rsidR="00AE6DBE">
              <w:rPr>
                <w:webHidden/>
              </w:rPr>
              <w:fldChar w:fldCharType="separate"/>
            </w:r>
            <w:r w:rsidR="00934AE2">
              <w:rPr>
                <w:webHidden/>
              </w:rPr>
              <w:t>25</w:t>
            </w:r>
            <w:r w:rsidR="00AE6DBE">
              <w:rPr>
                <w:webHidden/>
              </w:rPr>
              <w:fldChar w:fldCharType="end"/>
            </w:r>
          </w:hyperlink>
        </w:p>
        <w:p w14:paraId="36EEA456" w14:textId="5A348013"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35" w:history="1">
            <w:r w:rsidR="00AE6DBE" w:rsidRPr="00730B17">
              <w:rPr>
                <w:rStyle w:val="af2"/>
              </w:rPr>
              <w:t xml:space="preserve">4.2. </w:t>
            </w:r>
            <w:r w:rsidR="00AE6DBE" w:rsidRPr="00730B17">
              <w:rPr>
                <w:rStyle w:val="af2"/>
              </w:rPr>
              <w:t>业务服务</w:t>
            </w:r>
            <w:r w:rsidR="00AE6DBE">
              <w:rPr>
                <w:webHidden/>
              </w:rPr>
              <w:tab/>
            </w:r>
            <w:r w:rsidR="00AE6DBE">
              <w:rPr>
                <w:webHidden/>
              </w:rPr>
              <w:fldChar w:fldCharType="begin"/>
            </w:r>
            <w:r w:rsidR="00AE6DBE">
              <w:rPr>
                <w:webHidden/>
              </w:rPr>
              <w:instrText xml:space="preserve"> PAGEREF _Toc135495335 \h </w:instrText>
            </w:r>
            <w:r w:rsidR="00AE6DBE">
              <w:rPr>
                <w:webHidden/>
              </w:rPr>
            </w:r>
            <w:r w:rsidR="00AE6DBE">
              <w:rPr>
                <w:webHidden/>
              </w:rPr>
              <w:fldChar w:fldCharType="separate"/>
            </w:r>
            <w:r w:rsidR="00934AE2">
              <w:rPr>
                <w:webHidden/>
              </w:rPr>
              <w:t>26</w:t>
            </w:r>
            <w:r w:rsidR="00AE6DBE">
              <w:rPr>
                <w:webHidden/>
              </w:rPr>
              <w:fldChar w:fldCharType="end"/>
            </w:r>
          </w:hyperlink>
        </w:p>
        <w:p w14:paraId="7C23586C" w14:textId="57FCC418"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6" w:history="1">
            <w:r w:rsidR="00AE6DBE" w:rsidRPr="00730B17">
              <w:rPr>
                <w:rStyle w:val="af2"/>
              </w:rPr>
              <w:t xml:space="preserve">4.2.2. </w:t>
            </w:r>
            <w:r w:rsidR="00AE6DBE" w:rsidRPr="00730B17">
              <w:rPr>
                <w:rStyle w:val="af2"/>
              </w:rPr>
              <w:t>实体层与数据库设计</w:t>
            </w:r>
            <w:r w:rsidR="00AE6DBE">
              <w:rPr>
                <w:webHidden/>
              </w:rPr>
              <w:tab/>
            </w:r>
            <w:r w:rsidR="00AE6DBE">
              <w:rPr>
                <w:webHidden/>
              </w:rPr>
              <w:fldChar w:fldCharType="begin"/>
            </w:r>
            <w:r w:rsidR="00AE6DBE">
              <w:rPr>
                <w:webHidden/>
              </w:rPr>
              <w:instrText xml:space="preserve"> PAGEREF _Toc135495336 \h </w:instrText>
            </w:r>
            <w:r w:rsidR="00AE6DBE">
              <w:rPr>
                <w:webHidden/>
              </w:rPr>
            </w:r>
            <w:r w:rsidR="00AE6DBE">
              <w:rPr>
                <w:webHidden/>
              </w:rPr>
              <w:fldChar w:fldCharType="separate"/>
            </w:r>
            <w:r w:rsidR="00934AE2">
              <w:rPr>
                <w:webHidden/>
              </w:rPr>
              <w:t>26</w:t>
            </w:r>
            <w:r w:rsidR="00AE6DBE">
              <w:rPr>
                <w:webHidden/>
              </w:rPr>
              <w:fldChar w:fldCharType="end"/>
            </w:r>
          </w:hyperlink>
        </w:p>
        <w:p w14:paraId="730417A0" w14:textId="1C527FC5"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7" w:history="1">
            <w:r w:rsidR="00AE6DBE" w:rsidRPr="00730B17">
              <w:rPr>
                <w:rStyle w:val="af2"/>
              </w:rPr>
              <w:t>4.2.3. Repo</w:t>
            </w:r>
            <w:r w:rsidR="00AE6DBE" w:rsidRPr="00730B17">
              <w:rPr>
                <w:rStyle w:val="af2"/>
              </w:rPr>
              <w:t>层及对数据表的访问</w:t>
            </w:r>
            <w:r w:rsidR="00AE6DBE">
              <w:rPr>
                <w:webHidden/>
              </w:rPr>
              <w:tab/>
            </w:r>
            <w:r w:rsidR="00AE6DBE">
              <w:rPr>
                <w:webHidden/>
              </w:rPr>
              <w:fldChar w:fldCharType="begin"/>
            </w:r>
            <w:r w:rsidR="00AE6DBE">
              <w:rPr>
                <w:webHidden/>
              </w:rPr>
              <w:instrText xml:space="preserve"> PAGEREF _Toc135495337 \h </w:instrText>
            </w:r>
            <w:r w:rsidR="00AE6DBE">
              <w:rPr>
                <w:webHidden/>
              </w:rPr>
            </w:r>
            <w:r w:rsidR="00AE6DBE">
              <w:rPr>
                <w:webHidden/>
              </w:rPr>
              <w:fldChar w:fldCharType="separate"/>
            </w:r>
            <w:r w:rsidR="00934AE2">
              <w:rPr>
                <w:webHidden/>
              </w:rPr>
              <w:t>28</w:t>
            </w:r>
            <w:r w:rsidR="00AE6DBE">
              <w:rPr>
                <w:webHidden/>
              </w:rPr>
              <w:fldChar w:fldCharType="end"/>
            </w:r>
          </w:hyperlink>
        </w:p>
        <w:p w14:paraId="7F0B40A5" w14:textId="28BF28C2" w:rsidR="00AE6DBE" w:rsidRDefault="00AD60C7" w:rsidP="006E7475">
          <w:pPr>
            <w:pStyle w:val="TOC3"/>
            <w:ind w:left="960"/>
            <w:rPr>
              <w:rFonts w:asciiTheme="minorHAnsi" w:eastAsiaTheme="minorEastAsia" w:hAnsiTheme="minorHAnsi" w:cstheme="minorBidi"/>
              <w:kern w:val="2"/>
              <w:sz w:val="21"/>
              <w:szCs w:val="22"/>
              <w14:ligatures w14:val="standardContextual"/>
            </w:rPr>
          </w:pPr>
          <w:hyperlink w:anchor="_Toc135495338" w:history="1">
            <w:r w:rsidR="00AE6DBE" w:rsidRPr="00730B17">
              <w:rPr>
                <w:rStyle w:val="af2"/>
              </w:rPr>
              <w:t xml:space="preserve">4.2.4. </w:t>
            </w:r>
            <w:r w:rsidR="00AE6DBE" w:rsidRPr="00730B17">
              <w:rPr>
                <w:rStyle w:val="af2"/>
              </w:rPr>
              <w:t>控制层与前端页面</w:t>
            </w:r>
            <w:r w:rsidR="00AE6DBE">
              <w:rPr>
                <w:webHidden/>
              </w:rPr>
              <w:tab/>
            </w:r>
            <w:r w:rsidR="00AE6DBE">
              <w:rPr>
                <w:webHidden/>
              </w:rPr>
              <w:fldChar w:fldCharType="begin"/>
            </w:r>
            <w:r w:rsidR="00AE6DBE">
              <w:rPr>
                <w:webHidden/>
              </w:rPr>
              <w:instrText xml:space="preserve"> PAGEREF _Toc135495338 \h </w:instrText>
            </w:r>
            <w:r w:rsidR="00AE6DBE">
              <w:rPr>
                <w:webHidden/>
              </w:rPr>
            </w:r>
            <w:r w:rsidR="00AE6DBE">
              <w:rPr>
                <w:webHidden/>
              </w:rPr>
              <w:fldChar w:fldCharType="separate"/>
            </w:r>
            <w:r w:rsidR="00934AE2">
              <w:rPr>
                <w:webHidden/>
              </w:rPr>
              <w:t>30</w:t>
            </w:r>
            <w:r w:rsidR="00AE6DBE">
              <w:rPr>
                <w:webHidden/>
              </w:rPr>
              <w:fldChar w:fldCharType="end"/>
            </w:r>
          </w:hyperlink>
        </w:p>
        <w:p w14:paraId="6DBBECF4" w14:textId="071334DB"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39" w:history="1">
            <w:r w:rsidR="00AE6DBE" w:rsidRPr="006E7475">
              <w:rPr>
                <w:rStyle w:val="af2"/>
                <w:b/>
                <w:bCs/>
              </w:rPr>
              <w:t>第</w:t>
            </w:r>
            <w:r w:rsidR="00AE6DBE" w:rsidRPr="006E7475">
              <w:rPr>
                <w:rStyle w:val="af2"/>
                <w:b/>
                <w:bCs/>
              </w:rPr>
              <w:t>5</w:t>
            </w:r>
            <w:r w:rsidR="00AE6DBE" w:rsidRPr="006E7475">
              <w:rPr>
                <w:rStyle w:val="af2"/>
                <w:b/>
                <w:bCs/>
              </w:rPr>
              <w:t>章</w:t>
            </w:r>
            <w:r w:rsidR="00AE6DBE" w:rsidRPr="006E7475">
              <w:rPr>
                <w:rStyle w:val="af2"/>
                <w:b/>
                <w:bCs/>
              </w:rPr>
              <w:t xml:space="preserve"> </w:t>
            </w:r>
            <w:r w:rsidR="00AE6DBE" w:rsidRPr="006E7475">
              <w:rPr>
                <w:rStyle w:val="af2"/>
                <w:b/>
                <w:bCs/>
              </w:rPr>
              <w:t>系统测试</w:t>
            </w:r>
            <w:r w:rsidR="00AE6DBE" w:rsidRPr="006E7475">
              <w:rPr>
                <w:webHidden/>
              </w:rPr>
              <w:tab/>
            </w:r>
            <w:r w:rsidR="00AE6DBE" w:rsidRPr="006E7475">
              <w:rPr>
                <w:webHidden/>
              </w:rPr>
              <w:fldChar w:fldCharType="begin"/>
            </w:r>
            <w:r w:rsidR="00AE6DBE" w:rsidRPr="006E7475">
              <w:rPr>
                <w:webHidden/>
              </w:rPr>
              <w:instrText xml:space="preserve"> PAGEREF _Toc135495339 \h </w:instrText>
            </w:r>
            <w:r w:rsidR="00AE6DBE" w:rsidRPr="006E7475">
              <w:rPr>
                <w:webHidden/>
              </w:rPr>
            </w:r>
            <w:r w:rsidR="00AE6DBE" w:rsidRPr="006E7475">
              <w:rPr>
                <w:webHidden/>
              </w:rPr>
              <w:fldChar w:fldCharType="separate"/>
            </w:r>
            <w:r w:rsidR="00934AE2">
              <w:rPr>
                <w:webHidden/>
              </w:rPr>
              <w:t>32</w:t>
            </w:r>
            <w:r w:rsidR="00AE6DBE" w:rsidRPr="006E7475">
              <w:rPr>
                <w:webHidden/>
              </w:rPr>
              <w:fldChar w:fldCharType="end"/>
            </w:r>
          </w:hyperlink>
        </w:p>
        <w:p w14:paraId="5D7E45F3" w14:textId="2B6F642B"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40" w:history="1">
            <w:r w:rsidR="00AE6DBE" w:rsidRPr="00730B17">
              <w:rPr>
                <w:rStyle w:val="af2"/>
              </w:rPr>
              <w:t xml:space="preserve">5.1. </w:t>
            </w:r>
            <w:r w:rsidR="00AE6DBE" w:rsidRPr="00730B17">
              <w:rPr>
                <w:rStyle w:val="af2"/>
              </w:rPr>
              <w:t>所需工具</w:t>
            </w:r>
            <w:r w:rsidR="00AE6DBE">
              <w:rPr>
                <w:webHidden/>
              </w:rPr>
              <w:tab/>
            </w:r>
            <w:r w:rsidR="00AE6DBE">
              <w:rPr>
                <w:webHidden/>
              </w:rPr>
              <w:fldChar w:fldCharType="begin"/>
            </w:r>
            <w:r w:rsidR="00AE6DBE">
              <w:rPr>
                <w:webHidden/>
              </w:rPr>
              <w:instrText xml:space="preserve"> PAGEREF _Toc135495340 \h </w:instrText>
            </w:r>
            <w:r w:rsidR="00AE6DBE">
              <w:rPr>
                <w:webHidden/>
              </w:rPr>
            </w:r>
            <w:r w:rsidR="00AE6DBE">
              <w:rPr>
                <w:webHidden/>
              </w:rPr>
              <w:fldChar w:fldCharType="separate"/>
            </w:r>
            <w:r w:rsidR="00934AE2">
              <w:rPr>
                <w:webHidden/>
              </w:rPr>
              <w:t>32</w:t>
            </w:r>
            <w:r w:rsidR="00AE6DBE">
              <w:rPr>
                <w:webHidden/>
              </w:rPr>
              <w:fldChar w:fldCharType="end"/>
            </w:r>
          </w:hyperlink>
        </w:p>
        <w:p w14:paraId="504E581D" w14:textId="4FBAB6CD"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41" w:history="1">
            <w:r w:rsidR="00AE6DBE" w:rsidRPr="00730B17">
              <w:rPr>
                <w:rStyle w:val="af2"/>
              </w:rPr>
              <w:t xml:space="preserve">5.2. </w:t>
            </w:r>
            <w:r w:rsidR="00AE6DBE" w:rsidRPr="00730B17">
              <w:rPr>
                <w:rStyle w:val="af2"/>
              </w:rPr>
              <w:t>测试内容</w:t>
            </w:r>
            <w:r w:rsidR="00AE6DBE">
              <w:rPr>
                <w:webHidden/>
              </w:rPr>
              <w:tab/>
            </w:r>
            <w:r w:rsidR="00AE6DBE">
              <w:rPr>
                <w:webHidden/>
              </w:rPr>
              <w:fldChar w:fldCharType="begin"/>
            </w:r>
            <w:r w:rsidR="00AE6DBE">
              <w:rPr>
                <w:webHidden/>
              </w:rPr>
              <w:instrText xml:space="preserve"> PAGEREF _Toc135495341 \h </w:instrText>
            </w:r>
            <w:r w:rsidR="00AE6DBE">
              <w:rPr>
                <w:webHidden/>
              </w:rPr>
            </w:r>
            <w:r w:rsidR="00AE6DBE">
              <w:rPr>
                <w:webHidden/>
              </w:rPr>
              <w:fldChar w:fldCharType="separate"/>
            </w:r>
            <w:r w:rsidR="00934AE2">
              <w:rPr>
                <w:webHidden/>
              </w:rPr>
              <w:t>33</w:t>
            </w:r>
            <w:r w:rsidR="00AE6DBE">
              <w:rPr>
                <w:webHidden/>
              </w:rPr>
              <w:fldChar w:fldCharType="end"/>
            </w:r>
          </w:hyperlink>
        </w:p>
        <w:p w14:paraId="68972C65" w14:textId="7CA5C0A9"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42" w:history="1">
            <w:r w:rsidR="00AE6DBE" w:rsidRPr="00730B17">
              <w:rPr>
                <w:rStyle w:val="af2"/>
              </w:rPr>
              <w:t xml:space="preserve">5.3. </w:t>
            </w:r>
            <w:r w:rsidR="00AE6DBE" w:rsidRPr="00730B17">
              <w:rPr>
                <w:rStyle w:val="af2"/>
              </w:rPr>
              <w:t>测试方案及结果</w:t>
            </w:r>
            <w:r w:rsidR="00AE6DBE">
              <w:rPr>
                <w:webHidden/>
              </w:rPr>
              <w:tab/>
            </w:r>
            <w:r w:rsidR="00AE6DBE">
              <w:rPr>
                <w:webHidden/>
              </w:rPr>
              <w:fldChar w:fldCharType="begin"/>
            </w:r>
            <w:r w:rsidR="00AE6DBE">
              <w:rPr>
                <w:webHidden/>
              </w:rPr>
              <w:instrText xml:space="preserve"> PAGEREF _Toc135495342 \h </w:instrText>
            </w:r>
            <w:r w:rsidR="00AE6DBE">
              <w:rPr>
                <w:webHidden/>
              </w:rPr>
            </w:r>
            <w:r w:rsidR="00AE6DBE">
              <w:rPr>
                <w:webHidden/>
              </w:rPr>
              <w:fldChar w:fldCharType="separate"/>
            </w:r>
            <w:r w:rsidR="00934AE2">
              <w:rPr>
                <w:webHidden/>
              </w:rPr>
              <w:t>33</w:t>
            </w:r>
            <w:r w:rsidR="00AE6DBE">
              <w:rPr>
                <w:webHidden/>
              </w:rPr>
              <w:fldChar w:fldCharType="end"/>
            </w:r>
          </w:hyperlink>
        </w:p>
        <w:p w14:paraId="0A8F130F" w14:textId="5A7D3032"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43" w:history="1">
            <w:r w:rsidR="00AE6DBE" w:rsidRPr="006E7475">
              <w:rPr>
                <w:rStyle w:val="af2"/>
                <w:b/>
                <w:bCs/>
              </w:rPr>
              <w:t>第</w:t>
            </w:r>
            <w:r w:rsidR="00AE6DBE" w:rsidRPr="006E7475">
              <w:rPr>
                <w:rStyle w:val="af2"/>
                <w:b/>
                <w:bCs/>
              </w:rPr>
              <w:t>6</w:t>
            </w:r>
            <w:r w:rsidR="00AE6DBE" w:rsidRPr="006E7475">
              <w:rPr>
                <w:rStyle w:val="af2"/>
                <w:b/>
                <w:bCs/>
              </w:rPr>
              <w:t>章</w:t>
            </w:r>
            <w:r w:rsidR="00AE6DBE" w:rsidRPr="006E7475">
              <w:rPr>
                <w:rStyle w:val="af2"/>
                <w:b/>
                <w:bCs/>
              </w:rPr>
              <w:t xml:space="preserve"> </w:t>
            </w:r>
            <w:r w:rsidR="00AE6DBE" w:rsidRPr="006E7475">
              <w:rPr>
                <w:rStyle w:val="af2"/>
                <w:b/>
                <w:bCs/>
              </w:rPr>
              <w:t>总结与展望</w:t>
            </w:r>
            <w:r w:rsidR="00AE6DBE" w:rsidRPr="006E7475">
              <w:rPr>
                <w:webHidden/>
              </w:rPr>
              <w:tab/>
            </w:r>
            <w:r w:rsidR="00AE6DBE" w:rsidRPr="006E7475">
              <w:rPr>
                <w:webHidden/>
              </w:rPr>
              <w:fldChar w:fldCharType="begin"/>
            </w:r>
            <w:r w:rsidR="00AE6DBE" w:rsidRPr="006E7475">
              <w:rPr>
                <w:webHidden/>
              </w:rPr>
              <w:instrText xml:space="preserve"> PAGEREF _Toc135495343 \h </w:instrText>
            </w:r>
            <w:r w:rsidR="00AE6DBE" w:rsidRPr="006E7475">
              <w:rPr>
                <w:webHidden/>
              </w:rPr>
            </w:r>
            <w:r w:rsidR="00AE6DBE" w:rsidRPr="006E7475">
              <w:rPr>
                <w:webHidden/>
              </w:rPr>
              <w:fldChar w:fldCharType="separate"/>
            </w:r>
            <w:r w:rsidR="00934AE2">
              <w:rPr>
                <w:webHidden/>
              </w:rPr>
              <w:t>35</w:t>
            </w:r>
            <w:r w:rsidR="00AE6DBE" w:rsidRPr="006E7475">
              <w:rPr>
                <w:webHidden/>
              </w:rPr>
              <w:fldChar w:fldCharType="end"/>
            </w:r>
          </w:hyperlink>
        </w:p>
        <w:p w14:paraId="2DDADD4C" w14:textId="7705708F"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44" w:history="1">
            <w:r w:rsidR="00AE6DBE" w:rsidRPr="00730B17">
              <w:rPr>
                <w:rStyle w:val="af2"/>
              </w:rPr>
              <w:t xml:space="preserve">6.1. </w:t>
            </w:r>
            <w:r w:rsidR="00AE6DBE" w:rsidRPr="00730B17">
              <w:rPr>
                <w:rStyle w:val="af2"/>
              </w:rPr>
              <w:t>总结</w:t>
            </w:r>
            <w:r w:rsidR="00AE6DBE">
              <w:rPr>
                <w:webHidden/>
              </w:rPr>
              <w:tab/>
            </w:r>
            <w:r w:rsidR="00AE6DBE">
              <w:rPr>
                <w:webHidden/>
              </w:rPr>
              <w:fldChar w:fldCharType="begin"/>
            </w:r>
            <w:r w:rsidR="00AE6DBE">
              <w:rPr>
                <w:webHidden/>
              </w:rPr>
              <w:instrText xml:space="preserve"> PAGEREF _Toc135495344 \h </w:instrText>
            </w:r>
            <w:r w:rsidR="00AE6DBE">
              <w:rPr>
                <w:webHidden/>
              </w:rPr>
            </w:r>
            <w:r w:rsidR="00AE6DBE">
              <w:rPr>
                <w:webHidden/>
              </w:rPr>
              <w:fldChar w:fldCharType="separate"/>
            </w:r>
            <w:r w:rsidR="00934AE2">
              <w:rPr>
                <w:webHidden/>
              </w:rPr>
              <w:t>35</w:t>
            </w:r>
            <w:r w:rsidR="00AE6DBE">
              <w:rPr>
                <w:webHidden/>
              </w:rPr>
              <w:fldChar w:fldCharType="end"/>
            </w:r>
          </w:hyperlink>
        </w:p>
        <w:p w14:paraId="406884F3" w14:textId="5B96F83B" w:rsidR="00AE6DBE" w:rsidRDefault="00AD60C7" w:rsidP="006E7475">
          <w:pPr>
            <w:pStyle w:val="TOC2"/>
            <w:ind w:left="480"/>
            <w:rPr>
              <w:rFonts w:asciiTheme="minorHAnsi" w:eastAsiaTheme="minorEastAsia" w:hAnsiTheme="minorHAnsi" w:cstheme="minorBidi"/>
              <w:kern w:val="2"/>
              <w:sz w:val="21"/>
              <w:szCs w:val="22"/>
              <w14:ligatures w14:val="standardContextual"/>
            </w:rPr>
          </w:pPr>
          <w:hyperlink w:anchor="_Toc135495345" w:history="1">
            <w:r w:rsidR="00AE6DBE" w:rsidRPr="00730B17">
              <w:rPr>
                <w:rStyle w:val="af2"/>
              </w:rPr>
              <w:t xml:space="preserve">6.2. </w:t>
            </w:r>
            <w:r w:rsidR="00AE6DBE" w:rsidRPr="00730B17">
              <w:rPr>
                <w:rStyle w:val="af2"/>
              </w:rPr>
              <w:t>展望</w:t>
            </w:r>
            <w:r w:rsidR="00AE6DBE">
              <w:rPr>
                <w:webHidden/>
              </w:rPr>
              <w:tab/>
            </w:r>
            <w:r w:rsidR="00AE6DBE">
              <w:rPr>
                <w:webHidden/>
              </w:rPr>
              <w:fldChar w:fldCharType="begin"/>
            </w:r>
            <w:r w:rsidR="00AE6DBE">
              <w:rPr>
                <w:webHidden/>
              </w:rPr>
              <w:instrText xml:space="preserve"> PAGEREF _Toc135495345 \h </w:instrText>
            </w:r>
            <w:r w:rsidR="00AE6DBE">
              <w:rPr>
                <w:webHidden/>
              </w:rPr>
            </w:r>
            <w:r w:rsidR="00AE6DBE">
              <w:rPr>
                <w:webHidden/>
              </w:rPr>
              <w:fldChar w:fldCharType="separate"/>
            </w:r>
            <w:r w:rsidR="00934AE2">
              <w:rPr>
                <w:webHidden/>
              </w:rPr>
              <w:t>35</w:t>
            </w:r>
            <w:r w:rsidR="00AE6DBE">
              <w:rPr>
                <w:webHidden/>
              </w:rPr>
              <w:fldChar w:fldCharType="end"/>
            </w:r>
          </w:hyperlink>
        </w:p>
        <w:p w14:paraId="04C13E0A" w14:textId="18217E86"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46" w:history="1">
            <w:r w:rsidR="00AE6DBE" w:rsidRPr="006E7475">
              <w:rPr>
                <w:rStyle w:val="af2"/>
                <w:b/>
                <w:bCs/>
              </w:rPr>
              <w:t>第</w:t>
            </w:r>
            <w:r w:rsidR="00AE6DBE" w:rsidRPr="006E7475">
              <w:rPr>
                <w:rStyle w:val="af2"/>
                <w:b/>
                <w:bCs/>
              </w:rPr>
              <w:t>7</w:t>
            </w:r>
            <w:r w:rsidR="00AE6DBE" w:rsidRPr="006E7475">
              <w:rPr>
                <w:rStyle w:val="af2"/>
                <w:b/>
                <w:bCs/>
              </w:rPr>
              <w:t>章</w:t>
            </w:r>
            <w:r w:rsidR="00AE6DBE" w:rsidRPr="006E7475">
              <w:rPr>
                <w:rStyle w:val="af2"/>
                <w:b/>
                <w:bCs/>
              </w:rPr>
              <w:t xml:space="preserve"> </w:t>
            </w:r>
            <w:r w:rsidR="00AE6DBE" w:rsidRPr="006E7475">
              <w:rPr>
                <w:rStyle w:val="af2"/>
                <w:b/>
                <w:bCs/>
              </w:rPr>
              <w:t>参考文献</w:t>
            </w:r>
            <w:r w:rsidR="00AE6DBE" w:rsidRPr="006E7475">
              <w:rPr>
                <w:webHidden/>
              </w:rPr>
              <w:tab/>
            </w:r>
            <w:r w:rsidR="00AE6DBE" w:rsidRPr="006E7475">
              <w:rPr>
                <w:webHidden/>
              </w:rPr>
              <w:fldChar w:fldCharType="begin"/>
            </w:r>
            <w:r w:rsidR="00AE6DBE" w:rsidRPr="006E7475">
              <w:rPr>
                <w:webHidden/>
              </w:rPr>
              <w:instrText xml:space="preserve"> PAGEREF _Toc135495346 \h </w:instrText>
            </w:r>
            <w:r w:rsidR="00AE6DBE" w:rsidRPr="006E7475">
              <w:rPr>
                <w:webHidden/>
              </w:rPr>
            </w:r>
            <w:r w:rsidR="00AE6DBE" w:rsidRPr="006E7475">
              <w:rPr>
                <w:webHidden/>
              </w:rPr>
              <w:fldChar w:fldCharType="separate"/>
            </w:r>
            <w:r w:rsidR="00934AE2">
              <w:rPr>
                <w:webHidden/>
              </w:rPr>
              <w:t>36</w:t>
            </w:r>
            <w:r w:rsidR="00AE6DBE" w:rsidRPr="006E7475">
              <w:rPr>
                <w:webHidden/>
              </w:rPr>
              <w:fldChar w:fldCharType="end"/>
            </w:r>
          </w:hyperlink>
        </w:p>
        <w:p w14:paraId="0475BE5C" w14:textId="1526F716" w:rsidR="00AE6DBE" w:rsidRPr="006E7475" w:rsidRDefault="00AD60C7" w:rsidP="006E7475">
          <w:pPr>
            <w:pStyle w:val="TOC1"/>
            <w:rPr>
              <w:rFonts w:asciiTheme="minorHAnsi" w:eastAsiaTheme="minorEastAsia" w:hAnsiTheme="minorHAnsi" w:cstheme="minorBidi"/>
              <w:kern w:val="2"/>
              <w:sz w:val="21"/>
              <w:szCs w:val="22"/>
              <w14:ligatures w14:val="standardContextual"/>
            </w:rPr>
          </w:pPr>
          <w:hyperlink w:anchor="_Toc135495347" w:history="1">
            <w:r w:rsidR="00AE6DBE" w:rsidRPr="006E7475">
              <w:rPr>
                <w:rStyle w:val="af2"/>
                <w:b/>
                <w:bCs/>
              </w:rPr>
              <w:t>第</w:t>
            </w:r>
            <w:r w:rsidR="00AE6DBE" w:rsidRPr="006E7475">
              <w:rPr>
                <w:rStyle w:val="af2"/>
                <w:b/>
                <w:bCs/>
              </w:rPr>
              <w:t>8</w:t>
            </w:r>
            <w:r w:rsidR="00AE6DBE" w:rsidRPr="006E7475">
              <w:rPr>
                <w:rStyle w:val="af2"/>
                <w:b/>
                <w:bCs/>
              </w:rPr>
              <w:t>章</w:t>
            </w:r>
            <w:r w:rsidR="00AE6DBE" w:rsidRPr="006E7475">
              <w:rPr>
                <w:rStyle w:val="af2"/>
                <w:b/>
                <w:bCs/>
              </w:rPr>
              <w:t xml:space="preserve"> </w:t>
            </w:r>
            <w:r w:rsidR="00AE6DBE" w:rsidRPr="006E7475">
              <w:rPr>
                <w:rStyle w:val="af2"/>
                <w:b/>
                <w:bCs/>
              </w:rPr>
              <w:t>致谢</w:t>
            </w:r>
            <w:r w:rsidR="00AE6DBE" w:rsidRPr="006E7475">
              <w:rPr>
                <w:webHidden/>
              </w:rPr>
              <w:tab/>
            </w:r>
            <w:r w:rsidR="00AE6DBE" w:rsidRPr="006E7475">
              <w:rPr>
                <w:webHidden/>
              </w:rPr>
              <w:fldChar w:fldCharType="begin"/>
            </w:r>
            <w:r w:rsidR="00AE6DBE" w:rsidRPr="006E7475">
              <w:rPr>
                <w:webHidden/>
              </w:rPr>
              <w:instrText xml:space="preserve"> PAGEREF _Toc135495347 \h </w:instrText>
            </w:r>
            <w:r w:rsidR="00AE6DBE" w:rsidRPr="006E7475">
              <w:rPr>
                <w:webHidden/>
              </w:rPr>
            </w:r>
            <w:r w:rsidR="00AE6DBE" w:rsidRPr="006E7475">
              <w:rPr>
                <w:webHidden/>
              </w:rPr>
              <w:fldChar w:fldCharType="separate"/>
            </w:r>
            <w:r w:rsidR="00934AE2">
              <w:rPr>
                <w:webHidden/>
              </w:rPr>
              <w:t>37</w:t>
            </w:r>
            <w:r w:rsidR="00AE6DBE" w:rsidRPr="006E7475">
              <w:rPr>
                <w:webHidden/>
              </w:rPr>
              <w:fldChar w:fldCharType="end"/>
            </w:r>
          </w:hyperlink>
        </w:p>
        <w:p w14:paraId="243509B1" w14:textId="34146FCB" w:rsidR="00EF6EA2" w:rsidRPr="001E7BAA" w:rsidRDefault="00AD60C7" w:rsidP="007354D1">
          <w:pPr>
            <w:spacing w:line="240" w:lineRule="auto"/>
          </w:pPr>
          <w:r w:rsidRPr="001E7BAA">
            <w:fldChar w:fldCharType="end"/>
          </w:r>
        </w:p>
      </w:sdtContent>
    </w:sdt>
    <w:p w14:paraId="21C19BA0" w14:textId="77777777" w:rsidR="00EF6EA2" w:rsidRPr="001E7BAA" w:rsidRDefault="00EF6EA2">
      <w:pPr>
        <w:sectPr w:rsidR="00EF6EA2" w:rsidRPr="001E7BAA">
          <w:headerReference w:type="default" r:id="rId15"/>
          <w:type w:val="oddPage"/>
          <w:pgSz w:w="11907" w:h="16840"/>
          <w:pgMar w:top="1440" w:right="1800" w:bottom="1440" w:left="1800" w:header="720" w:footer="720" w:gutter="0"/>
          <w:pgNumType w:fmt="upperRoman"/>
          <w:cols w:space="720"/>
        </w:sectPr>
      </w:pPr>
    </w:p>
    <w:p w14:paraId="1B7C182D" w14:textId="77777777" w:rsidR="00EF6EA2" w:rsidRPr="001E7BAA" w:rsidRDefault="00AD60C7">
      <w:pPr>
        <w:pStyle w:val="1"/>
        <w:spacing w:before="120" w:after="120"/>
      </w:pPr>
      <w:bookmarkStart w:id="1" w:name="chapter-1"/>
      <w:bookmarkStart w:id="2" w:name="_Toc135495306"/>
      <w:bookmarkStart w:id="3" w:name="绪论"/>
      <w:r w:rsidRPr="001E7BAA">
        <w:lastRenderedPageBreak/>
        <w:t>绪论</w:t>
      </w:r>
      <w:bookmarkEnd w:id="1"/>
      <w:bookmarkEnd w:id="2"/>
    </w:p>
    <w:p w14:paraId="02B84208" w14:textId="77777777" w:rsidR="00EF6EA2" w:rsidRPr="001E7BAA" w:rsidRDefault="00AD60C7">
      <w:pPr>
        <w:pStyle w:val="2"/>
        <w:spacing w:before="120" w:after="120"/>
      </w:pPr>
      <w:bookmarkStart w:id="4" w:name="_Toc135495307"/>
      <w:r w:rsidRPr="001E7BAA">
        <w:t>选题背景及意义</w:t>
      </w:r>
      <w:bookmarkStart w:id="5" w:name="选题背景及意义"/>
      <w:bookmarkEnd w:id="4"/>
    </w:p>
    <w:p w14:paraId="71C9CB8D" w14:textId="59606860" w:rsidR="00EF6EA2" w:rsidRPr="001E7BAA" w:rsidRDefault="00AD60C7">
      <w:pPr>
        <w:pStyle w:val="FirstParagraph"/>
        <w:ind w:firstLine="480"/>
      </w:pPr>
      <w:r w:rsidRPr="001E7BAA">
        <w:t>环境数据采集在更好地了解环境状况、监测环境变化、支持研究、促进环境治理、服务公众等方面具有重要的意义。然而，当前环境数据采集存在以下痛点：数据来源不够全面，数据质量难以保证，数据管理和共享困难，数据处理和分析难度大等等，这些问题导致了环境数据采集的效率和质量不尽如人意，限制了其在环境保护和研究方面的应用和发展。</w:t>
      </w:r>
    </w:p>
    <w:p w14:paraId="6592C53A" w14:textId="77777777" w:rsidR="00EF6EA2" w:rsidRPr="001E7BAA" w:rsidRDefault="00AD60C7">
      <w:pPr>
        <w:pStyle w:val="a0"/>
        <w:ind w:firstLine="480"/>
      </w:pPr>
      <w:r w:rsidRPr="001E7BAA">
        <w:t>为解决这些痛点，需要采取一系列的措施。例如降低成本，加大监测系统的建设力度，提高数据质量保障；选择统一精简的数据传输协议，方便各平台间的数据流转或迁移；开发简洁可视化的数据展示界面，降低数据分析难度</w:t>
      </w:r>
      <w:r w:rsidRPr="001E7BAA">
        <w:t>。通过这些措施的实施，可以更好地发挥环境数据采集的作用，为环境保护和研究提供更好的支持和保障。</w:t>
      </w:r>
    </w:p>
    <w:p w14:paraId="4AA52D4B" w14:textId="77777777" w:rsidR="00EF6EA2" w:rsidRPr="001E7BAA" w:rsidRDefault="00AD60C7">
      <w:pPr>
        <w:pStyle w:val="a0"/>
        <w:ind w:firstLine="480"/>
      </w:pPr>
      <w:r w:rsidRPr="001E7BAA">
        <w:t>嵌入式系统是以具体应用为导向的，以计算机技术为核心的根据具体应用对软件和硬件系统定做的微型计算机系统</w:t>
      </w:r>
      <w:r w:rsidRPr="001E7BAA">
        <w:rPr>
          <w:vertAlign w:val="superscript"/>
        </w:rPr>
        <w:t>[1]</w:t>
      </w:r>
      <w:r w:rsidRPr="001E7BAA">
        <w:t>。英特尔</w:t>
      </w:r>
      <w:r w:rsidRPr="001E7BAA">
        <w:t>8051</w:t>
      </w:r>
      <w:r w:rsidRPr="001E7BAA">
        <w:t>系列单片机具有高集成度、低功耗、可编程等特点，生产成本较低，价格相对于其他微控制器较为便宜，因此广泛应用于嵌入式系统，在低成本系统中大量使用。开发以单片机为控制核心的数据采集系统，不仅能降低成本，也便于设计开发。</w:t>
      </w:r>
    </w:p>
    <w:p w14:paraId="3DC76D50" w14:textId="77777777" w:rsidR="00EF6EA2" w:rsidRPr="001E7BAA" w:rsidRDefault="00AD60C7">
      <w:pPr>
        <w:pStyle w:val="a0"/>
        <w:ind w:firstLine="480"/>
      </w:pPr>
      <w:r w:rsidRPr="001E7BAA">
        <w:t>随着大数据、物联网等新兴技术的普及，无线通信技术发展越来越块，</w:t>
      </w:r>
      <w:r w:rsidRPr="001E7BAA">
        <w:t>Wi-Fi</w:t>
      </w:r>
      <w:r w:rsidRPr="001E7BAA">
        <w:t>覆盖面积</w:t>
      </w:r>
      <w:r w:rsidRPr="001E7BAA">
        <w:t>越来越大，监测系统也正趋向于对数据的无线传输</w:t>
      </w:r>
      <w:r w:rsidRPr="001E7BAA">
        <w:rPr>
          <w:vertAlign w:val="superscript"/>
        </w:rPr>
        <w:t>[2]</w:t>
      </w:r>
      <w:r w:rsidRPr="001E7BAA">
        <w:t>。环境数据采集的特点是采集点较多，范围较远；若使用传统有线方式传输数据，会大大增加成本。利用</w:t>
      </w:r>
      <w:r w:rsidRPr="001E7BAA">
        <w:t>ZigBee</w:t>
      </w:r>
      <w:r w:rsidRPr="001E7BAA">
        <w:t>无线传感器网络进行环境数据采集与传输，优点是功耗低、应用广泛，但其构建的网络是封闭式网络，无法与</w:t>
      </w:r>
      <w:r w:rsidRPr="001E7BAA">
        <w:t>Internet</w:t>
      </w:r>
      <w:r w:rsidRPr="001E7BAA">
        <w:t>直接集成，所以传输距离受到限制</w:t>
      </w:r>
      <w:r w:rsidRPr="001E7BAA">
        <w:rPr>
          <w:vertAlign w:val="superscript"/>
        </w:rPr>
        <w:t>[3]</w:t>
      </w:r>
      <w:r w:rsidRPr="001E7BAA">
        <w:t>。利用无线模块</w:t>
      </w:r>
      <w:r w:rsidRPr="001E7BAA">
        <w:t>nRF905</w:t>
      </w:r>
      <w:r w:rsidRPr="001E7BAA">
        <w:t>以无线载波的形式将数据传输至上位机，相较于</w:t>
      </w:r>
      <w:r w:rsidRPr="001E7BAA">
        <w:t>ZigBee</w:t>
      </w:r>
      <w:r w:rsidRPr="001E7BAA">
        <w:t>虽然在传输距离上得到优化，但系统开放性大，易受干扰</w:t>
      </w:r>
      <w:r w:rsidRPr="001E7BAA">
        <w:rPr>
          <w:vertAlign w:val="superscript"/>
        </w:rPr>
        <w:t>[4]</w:t>
      </w:r>
      <w:r w:rsidRPr="001E7BAA">
        <w:t>。利用</w:t>
      </w:r>
      <w:r w:rsidRPr="001E7BAA">
        <w:t>GPRS</w:t>
      </w:r>
      <w:r w:rsidRPr="001E7BAA">
        <w:t>无线传输方案，虽然传输距离较远，但目前该网络没有固定</w:t>
      </w:r>
      <w:r w:rsidRPr="001E7BAA">
        <w:t>IP</w:t>
      </w:r>
      <w:r w:rsidRPr="001E7BAA">
        <w:rPr>
          <w:vertAlign w:val="superscript"/>
        </w:rPr>
        <w:t>[5</w:t>
      </w:r>
      <w:r w:rsidRPr="001E7BAA">
        <w:rPr>
          <w:vertAlign w:val="superscript"/>
        </w:rPr>
        <w:t>]</w:t>
      </w:r>
      <w:r w:rsidRPr="001E7BAA">
        <w:t>，持续租用公网使得成本上涨。基于以上所述，本设计中利用</w:t>
      </w:r>
      <w:r w:rsidRPr="001E7BAA">
        <w:t>ESP8266 Wi-Fi</w:t>
      </w:r>
      <w:r w:rsidRPr="001E7BAA">
        <w:t>通信模块，连接区域内</w:t>
      </w:r>
      <w:r w:rsidRPr="001E7BAA">
        <w:t>Wi-Fi</w:t>
      </w:r>
      <w:r w:rsidRPr="001E7BAA">
        <w:t>，与云端服务器实现数据远程通信，降低了成本，解决了发送端</w:t>
      </w:r>
      <w:r w:rsidRPr="001E7BAA">
        <w:t>IP</w:t>
      </w:r>
      <w:r w:rsidRPr="001E7BAA">
        <w:t>地址不固定的问题。</w:t>
      </w:r>
    </w:p>
    <w:p w14:paraId="26B97273" w14:textId="77777777" w:rsidR="00EF6EA2" w:rsidRPr="001E7BAA" w:rsidRDefault="00AD60C7">
      <w:pPr>
        <w:pStyle w:val="a0"/>
        <w:ind w:firstLine="480"/>
      </w:pPr>
      <w:r w:rsidRPr="001E7BAA">
        <w:t>MQTT</w:t>
      </w:r>
      <w:r w:rsidRPr="001E7BAA">
        <w:t>是基于</w:t>
      </w:r>
      <w:r w:rsidRPr="001E7BAA">
        <w:t>TCP/IP</w:t>
      </w:r>
      <w:r w:rsidRPr="001E7BAA">
        <w:t>协议构建的异步通信消息协议，是一种轻量级的发布、订阅信息传输协议。可以在不可靠的网络环境中进行扩展，适用于设备硬件存储空间或网络带宽有限的场景。使用</w:t>
      </w:r>
      <w:r w:rsidRPr="001E7BAA">
        <w:t>MQTT</w:t>
      </w:r>
      <w:r w:rsidRPr="001E7BAA">
        <w:t>协议，消息发送者与接收者不受时间和空间的限制。物联网平台支持设备使用</w:t>
      </w:r>
      <w:r w:rsidRPr="001E7BAA">
        <w:t>MQTT</w:t>
      </w:r>
      <w:r w:rsidRPr="001E7BAA">
        <w:t>协议接入</w:t>
      </w:r>
      <w:r w:rsidRPr="001E7BAA">
        <w:rPr>
          <w:vertAlign w:val="superscript"/>
        </w:rPr>
        <w:t>[6]</w:t>
      </w:r>
      <w:r w:rsidRPr="001E7BAA">
        <w:t>。由于</w:t>
      </w:r>
      <w:r w:rsidRPr="001E7BAA">
        <w:t>MQTT</w:t>
      </w:r>
      <w:r w:rsidRPr="001E7BAA">
        <w:t>协议精简、易于实现，因此在节约带宽</w:t>
      </w:r>
      <w:r w:rsidRPr="001E7BAA">
        <w:t>和控制功耗方面表现出很好的性能</w:t>
      </w:r>
      <w:r w:rsidRPr="001E7BAA">
        <w:rPr>
          <w:vertAlign w:val="superscript"/>
        </w:rPr>
        <w:t>[7–9]</w:t>
      </w:r>
      <w:r w:rsidRPr="001E7BAA">
        <w:t>。</w:t>
      </w:r>
    </w:p>
    <w:p w14:paraId="33687E32" w14:textId="77777777" w:rsidR="00EF6EA2" w:rsidRPr="001E7BAA" w:rsidRDefault="00AD60C7">
      <w:pPr>
        <w:pStyle w:val="2"/>
        <w:spacing w:before="120" w:after="120"/>
      </w:pPr>
      <w:bookmarkStart w:id="6" w:name="_Toc135495308"/>
      <w:bookmarkEnd w:id="5"/>
      <w:r w:rsidRPr="001E7BAA">
        <w:lastRenderedPageBreak/>
        <w:t>国内外研究现状</w:t>
      </w:r>
      <w:bookmarkStart w:id="7" w:name="国内外研究现状"/>
      <w:bookmarkEnd w:id="6"/>
    </w:p>
    <w:p w14:paraId="4ABE0487" w14:textId="77777777" w:rsidR="00EF6EA2" w:rsidRPr="001E7BAA" w:rsidRDefault="00AD60C7">
      <w:pPr>
        <w:pStyle w:val="FirstParagraph"/>
        <w:ind w:firstLine="480"/>
      </w:pPr>
      <w:r w:rsidRPr="001E7BAA">
        <w:t>环境信息是影响工业生产与个人生活的关键因素，对环境信息的收集可帮助了解环境的变化，及时采取措施处理异常。在实践中，环境信息收集一般面向特定领域，如农业信息，工业信息等，根据实际需要有所不同，其关键技术主要包括信息感知技术，信息传输技术，信息处理技术等</w:t>
      </w:r>
      <w:r w:rsidRPr="001E7BAA">
        <w:rPr>
          <w:vertAlign w:val="superscript"/>
        </w:rPr>
        <w:t>[10]</w:t>
      </w:r>
    </w:p>
    <w:p w14:paraId="76C08A01" w14:textId="77777777" w:rsidR="00EF6EA2" w:rsidRPr="001E7BAA" w:rsidRDefault="00AD60C7">
      <w:pPr>
        <w:pStyle w:val="a0"/>
        <w:ind w:firstLine="480"/>
      </w:pPr>
      <w:r w:rsidRPr="001E7BAA">
        <w:t>信息感知是通过感测技术获得信息，例如农业物联网中的感知环节就是部署大量传感器，将各类物理、化学信号转化为电信号，然后通过计算机进行处理</w:t>
      </w:r>
      <w:r w:rsidRPr="001E7BAA">
        <w:rPr>
          <w:vertAlign w:val="superscript"/>
        </w:rPr>
        <w:t>[11]</w:t>
      </w:r>
      <w:r w:rsidRPr="001E7BAA">
        <w:t>。目前，温度传感器使用较多的是数字温度传感器</w:t>
      </w:r>
      <w:r w:rsidRPr="001E7BAA">
        <w:t>DS1</w:t>
      </w:r>
      <w:r w:rsidRPr="001E7BAA">
        <w:t>8B20</w:t>
      </w:r>
      <w:r w:rsidRPr="001E7BAA">
        <w:t>，张仲明</w:t>
      </w:r>
      <w:r w:rsidRPr="001E7BAA">
        <w:rPr>
          <w:vertAlign w:val="superscript"/>
        </w:rPr>
        <w:t>[12]</w:t>
      </w:r>
      <w:r w:rsidRPr="001E7BAA">
        <w:t>等将其与单片机结合，构建出基于</w:t>
      </w:r>
      <w:r w:rsidRPr="001E7BAA">
        <w:t>DS18B20</w:t>
      </w:r>
      <w:r w:rsidRPr="001E7BAA">
        <w:t>的温度测量系统；朱顺兰</w:t>
      </w:r>
      <w:r w:rsidRPr="001E7BAA">
        <w:rPr>
          <w:vertAlign w:val="superscript"/>
        </w:rPr>
        <w:t>[13]</w:t>
      </w:r>
      <w:r w:rsidRPr="001E7BAA">
        <w:t>等设计的光照强度传感器，以光敏电阻为元件，基于光敏二极管的性能设计电路，提高了光敏传感器的精度。</w:t>
      </w:r>
    </w:p>
    <w:p w14:paraId="537B35D5" w14:textId="77777777" w:rsidR="00EF6EA2" w:rsidRPr="001E7BAA" w:rsidRDefault="00AD60C7">
      <w:pPr>
        <w:pStyle w:val="a0"/>
        <w:ind w:firstLine="480"/>
      </w:pPr>
      <w:r w:rsidRPr="001E7BAA">
        <w:t>由于环境复杂多变，信息传输的稳定性至关重要。</w:t>
      </w:r>
      <w:r w:rsidRPr="001E7BAA">
        <w:t>Wi-Fi</w:t>
      </w:r>
      <w:r w:rsidRPr="001E7BAA">
        <w:t>也被称为</w:t>
      </w:r>
      <w:r w:rsidRPr="001E7BAA">
        <w:t>WLAN</w:t>
      </w:r>
      <w:r w:rsidRPr="001E7BAA">
        <w:t>，</w:t>
      </w:r>
      <w:r w:rsidRPr="001E7BAA">
        <w:t>Wi-Fi</w:t>
      </w:r>
      <w:r w:rsidRPr="001E7BAA">
        <w:t>通信具有带宽较宽、传输快、兼容强、抗干扰能力强等优势，在</w:t>
      </w:r>
      <w:r w:rsidRPr="001E7BAA">
        <w:t>Wi-Fi</w:t>
      </w:r>
      <w:r w:rsidRPr="001E7BAA">
        <w:t>覆盖区可实现远距离传输。作为一种无线网络技术，</w:t>
      </w:r>
      <w:r w:rsidRPr="001E7BAA">
        <w:t>Wi-Fi</w:t>
      </w:r>
      <w:r w:rsidRPr="001E7BAA">
        <w:t>允许计算机和其他设备在没有电线和电缆的情况下相互链接到局域网和英特网</w:t>
      </w:r>
      <w:r w:rsidRPr="001E7BAA">
        <w:rPr>
          <w:vertAlign w:val="superscript"/>
        </w:rPr>
        <w:t>[14]</w:t>
      </w:r>
      <w:r w:rsidRPr="001E7BAA">
        <w:t>。随着</w:t>
      </w:r>
      <w:r w:rsidRPr="001E7BAA">
        <w:t>Wi-Fi</w:t>
      </w:r>
      <w:r w:rsidRPr="001E7BAA">
        <w:t>技术和</w:t>
      </w:r>
      <w:r w:rsidRPr="001E7BAA">
        <w:t>Wi-Fi</w:t>
      </w:r>
      <w:r w:rsidRPr="001E7BAA">
        <w:t>网络</w:t>
      </w:r>
      <w:r w:rsidRPr="001E7BAA">
        <w:t>的大面积覆盖，带来了建立物联网系统运输层的新方法，</w:t>
      </w:r>
      <w:r w:rsidRPr="001E7BAA">
        <w:t>Wang</w:t>
      </w:r>
      <w:r w:rsidRPr="001E7BAA">
        <w:rPr>
          <w:vertAlign w:val="superscript"/>
        </w:rPr>
        <w:t>[15]</w:t>
      </w:r>
      <w:r w:rsidRPr="001E7BAA">
        <w:t>等将传感器网络应用与深海环境监测平台中，使得</w:t>
      </w:r>
      <w:r w:rsidRPr="001E7BAA">
        <w:t>Wi-Fi</w:t>
      </w:r>
      <w:r w:rsidRPr="001E7BAA">
        <w:t>无线技术在</w:t>
      </w:r>
      <w:r w:rsidRPr="001E7BAA">
        <w:t>SOPC</w:t>
      </w:r>
      <w:r w:rsidRPr="001E7BAA">
        <w:t>的高速可编程上有了新的突破；梁志勋</w:t>
      </w:r>
      <w:r w:rsidRPr="001E7BAA">
        <w:rPr>
          <w:vertAlign w:val="superscript"/>
        </w:rPr>
        <w:t>[16]</w:t>
      </w:r>
      <w:r w:rsidRPr="001E7BAA">
        <w:t>等基于</w:t>
      </w:r>
      <w:r w:rsidRPr="001E7BAA">
        <w:t>MQTT</w:t>
      </w:r>
      <w:r w:rsidRPr="001E7BAA">
        <w:t>协议，采用嵌入式集成模块</w:t>
      </w:r>
      <w:r w:rsidRPr="001E7BAA">
        <w:t>ESP 8266</w:t>
      </w:r>
      <w:r w:rsidRPr="001E7BAA">
        <w:t>作为主控，结合环境参数感知器等设备，使用</w:t>
      </w:r>
      <w:r w:rsidRPr="001E7BAA">
        <w:t>Wi-Fi</w:t>
      </w:r>
      <w:r w:rsidRPr="001E7BAA">
        <w:t>通信实现了对农业大棚内环境的监测。</w:t>
      </w:r>
    </w:p>
    <w:p w14:paraId="38CD14C1" w14:textId="057AAD04" w:rsidR="00EF6EA2" w:rsidRPr="001E7BAA" w:rsidRDefault="00AD60C7">
      <w:pPr>
        <w:pStyle w:val="a0"/>
        <w:ind w:firstLine="480"/>
      </w:pPr>
      <w:r w:rsidRPr="001E7BAA">
        <w:t>服务器是相应客户端请求的应用程序或计算机，可为客户端提供计算服务。传统上，开发人员必须构建自己的服务器，大量的底层开发工作使得开发过程成本高、时间长、工作量大。近年来，各种云平台的出现使得物联</w:t>
      </w:r>
      <w:r w:rsidRPr="001E7BAA">
        <w:t>网系统的数据管理变得非常容易，可以根据云平台提供的服务设计应用程序，形成物联网的应用层。郭美荣</w:t>
      </w:r>
      <w:r w:rsidRPr="001E7BAA">
        <w:rPr>
          <w:vertAlign w:val="superscript"/>
        </w:rPr>
        <w:t>[17]</w:t>
      </w:r>
      <w:r w:rsidRPr="001E7BAA">
        <w:t>等对云平台在农业上的应用进行了初步探究，重点分析了云平台的理论和技术支撑，探讨了云平台的搭建方法和主要框架；姚丹</w:t>
      </w:r>
      <w:r w:rsidRPr="001E7BAA">
        <w:rPr>
          <w:vertAlign w:val="superscript"/>
        </w:rPr>
        <w:t>[18]</w:t>
      </w:r>
      <w:r w:rsidRPr="001E7BAA">
        <w:t>等在</w:t>
      </w:r>
      <w:r w:rsidRPr="001E7BAA">
        <w:t>IBM Bluemix IoT</w:t>
      </w:r>
      <w:r w:rsidRPr="001E7BAA">
        <w:t>平台服务的基础上，研究</w:t>
      </w:r>
      <w:r w:rsidRPr="001E7BAA">
        <w:t>MQTT</w:t>
      </w:r>
      <w:r w:rsidRPr="001E7BAA">
        <w:t>协议的结构和消息格式，实现了设备和移动端的数据传输。目前，市场主流云平台有</w:t>
      </w:r>
      <w:r w:rsidRPr="001E7BAA">
        <w:t>AWS</w:t>
      </w:r>
      <w:r w:rsidRPr="001E7BAA">
        <w:t>（亚马逊）、</w:t>
      </w:r>
      <w:r w:rsidRPr="001E7BAA">
        <w:t>Azure</w:t>
      </w:r>
      <w:r w:rsidRPr="001E7BAA">
        <w:t>（微软）、阿里云、</w:t>
      </w:r>
      <w:r w:rsidR="00E2347A">
        <w:rPr>
          <w:rFonts w:hint="eastAsia"/>
        </w:rPr>
        <w:t>腾讯云和</w:t>
      </w:r>
      <w:r w:rsidRPr="001E7BAA">
        <w:t>OneNet</w:t>
      </w:r>
      <w:r w:rsidRPr="001E7BAA">
        <w:t>（中国移动），平台功能丰富但成本和便捷程度差别较大。</w:t>
      </w:r>
    </w:p>
    <w:p w14:paraId="2EA20AEE" w14:textId="77777777" w:rsidR="00EF6EA2" w:rsidRPr="001E7BAA" w:rsidRDefault="00AD60C7">
      <w:pPr>
        <w:pStyle w:val="2"/>
        <w:spacing w:before="120" w:after="120"/>
      </w:pPr>
      <w:bookmarkStart w:id="8" w:name="_Toc135495309"/>
      <w:bookmarkEnd w:id="7"/>
      <w:r w:rsidRPr="001E7BAA">
        <w:t>主要研究内容及预期目标</w:t>
      </w:r>
      <w:bookmarkStart w:id="9" w:name="主要研究内容及预期目标"/>
      <w:bookmarkEnd w:id="8"/>
    </w:p>
    <w:p w14:paraId="198A05A2" w14:textId="648B48C8" w:rsidR="00EF6EA2" w:rsidRPr="001E7BAA" w:rsidRDefault="00AD60C7">
      <w:pPr>
        <w:pStyle w:val="FirstParagraph"/>
        <w:ind w:firstLine="480"/>
      </w:pPr>
      <w:r w:rsidRPr="001E7BAA">
        <w:t>本设计旨在选择合适的传单其，用于监测收集环境信息，通过无线网络实现数据实时上传，并利用云平台开发简洁明了的用户界面实现数据实时查看。为降低开发成本和难度，本设计采用</w:t>
      </w:r>
      <w:r w:rsidRPr="001E7BAA">
        <w:t>IAP15W4K</w:t>
      </w:r>
      <w:r w:rsidR="00E86A76">
        <w:t>58</w:t>
      </w:r>
      <w:r w:rsidRPr="001E7BAA">
        <w:t>S4</w:t>
      </w:r>
      <w:r w:rsidRPr="001E7BAA">
        <w:t>作为微控制器，</w:t>
      </w:r>
      <w:r w:rsidRPr="001E7BAA">
        <w:t>ESP8266</w:t>
      </w:r>
      <w:r w:rsidRPr="001E7BAA">
        <w:lastRenderedPageBreak/>
        <w:t>模块作为收发器，配置阿里云平台搭建数据传输网络，设计</w:t>
      </w:r>
      <w:r w:rsidRPr="001E7BAA">
        <w:t>Web</w:t>
      </w:r>
      <w:r w:rsidRPr="001E7BAA">
        <w:t>界面以实现数据实时查看，以实现低成本的远程环境数据采集方案。本设计的主要内容如下：</w:t>
      </w:r>
    </w:p>
    <w:p w14:paraId="5F06E207" w14:textId="42013A25" w:rsidR="00EF6EA2" w:rsidRPr="001E7BAA" w:rsidRDefault="00AD60C7">
      <w:pPr>
        <w:numPr>
          <w:ilvl w:val="0"/>
          <w:numId w:val="5"/>
        </w:numPr>
      </w:pPr>
      <w:r w:rsidRPr="001E7BAA">
        <w:t>设计基于单片机的远程数据采集系统的总体方案。该系统分为三层设计：</w:t>
      </w:r>
      <w:commentRangeStart w:id="10"/>
      <w:r w:rsidRPr="001E7BAA">
        <w:t>由单片机为控制核心的</w:t>
      </w:r>
      <w:r w:rsidRPr="00743B63">
        <w:rPr>
          <w:color w:val="FF0000"/>
          <w:rPrChange w:id="11" w:author="yan jyu" w:date="2023-05-21T20:55:00Z">
            <w:rPr/>
          </w:rPrChange>
        </w:rPr>
        <w:t>信息感知层</w:t>
      </w:r>
      <w:r w:rsidRPr="001E7BAA">
        <w:t>，由阿里云平台担任的</w:t>
      </w:r>
      <w:r w:rsidRPr="00743B63">
        <w:rPr>
          <w:color w:val="FF0000"/>
          <w:rPrChange w:id="12" w:author="yan jyu" w:date="2023-05-21T20:55:00Z">
            <w:rPr/>
          </w:rPrChange>
        </w:rPr>
        <w:t>数据流转层</w:t>
      </w:r>
      <w:r w:rsidRPr="001E7BAA">
        <w:t>以及以</w:t>
      </w:r>
      <w:r w:rsidRPr="001E7BAA">
        <w:t>web</w:t>
      </w:r>
      <w:r w:rsidRPr="001E7BAA">
        <w:t>服务器为核心的</w:t>
      </w:r>
      <w:r w:rsidRPr="00743B63">
        <w:rPr>
          <w:color w:val="FF0000"/>
          <w:rPrChange w:id="13" w:author="yan jyu" w:date="2023-05-21T20:55:00Z">
            <w:rPr/>
          </w:rPrChange>
        </w:rPr>
        <w:t>展示</w:t>
      </w:r>
      <w:r w:rsidRPr="00743B63">
        <w:rPr>
          <w:color w:val="FF0000"/>
          <w:rPrChange w:id="14" w:author="yan jyu" w:date="2023-05-21T20:55:00Z">
            <w:rPr/>
          </w:rPrChange>
        </w:rPr>
        <w:t>层</w:t>
      </w:r>
      <w:r w:rsidRPr="001E7BAA">
        <w:t>。</w:t>
      </w:r>
      <w:commentRangeEnd w:id="10"/>
      <w:r w:rsidR="00743B63">
        <w:rPr>
          <w:rStyle w:val="af5"/>
        </w:rPr>
        <w:commentReference w:id="10"/>
      </w:r>
    </w:p>
    <w:p w14:paraId="261A2001" w14:textId="44206EAA" w:rsidR="00EF6EA2" w:rsidRPr="001E7BAA" w:rsidRDefault="00AD60C7">
      <w:pPr>
        <w:numPr>
          <w:ilvl w:val="0"/>
          <w:numId w:val="5"/>
        </w:numPr>
      </w:pPr>
      <w:r w:rsidRPr="001E7BAA">
        <w:t>选取适当的传感器，以</w:t>
      </w:r>
      <w:r w:rsidRPr="001E7BAA">
        <w:t>IAP15W4K58S4</w:t>
      </w:r>
      <w:r w:rsidRPr="001E7BAA">
        <w:t>单片机为核心设计硬件电路，通过外部</w:t>
      </w:r>
      <w:r w:rsidRPr="001E7BAA">
        <w:t>GPIO</w:t>
      </w:r>
      <w:r w:rsidRPr="001E7BAA">
        <w:t>接口与传感器相互连接，将传感器采集到的数据存于单片机内存中，并在</w:t>
      </w:r>
      <w:r w:rsidRPr="001E7BAA">
        <w:t>OLED</w:t>
      </w:r>
      <w:r w:rsidRPr="001E7BAA">
        <w:t>显示屏上展示。</w:t>
      </w:r>
    </w:p>
    <w:p w14:paraId="534A8AB2" w14:textId="2B4245B4" w:rsidR="00EF6EA2" w:rsidRPr="001E7BAA" w:rsidRDefault="00AD60C7">
      <w:pPr>
        <w:numPr>
          <w:ilvl w:val="0"/>
          <w:numId w:val="5"/>
        </w:numPr>
      </w:pPr>
      <w:r w:rsidRPr="001E7BAA">
        <w:t>设计适当的硬件电路，连接单片机与</w:t>
      </w:r>
      <w:r w:rsidRPr="001E7BAA">
        <w:t>ESP8266</w:t>
      </w:r>
      <w:r w:rsidRPr="001E7BAA">
        <w:t>模块；分析数据格式与传输协议，以</w:t>
      </w:r>
      <w:r w:rsidRPr="001E7BAA">
        <w:t>MQTT</w:t>
      </w:r>
      <w:r w:rsidRPr="001E7BAA">
        <w:t>协议规范将数据打包并传送至</w:t>
      </w:r>
      <w:r w:rsidRPr="001E7BAA">
        <w:t>ESP8266</w:t>
      </w:r>
      <w:r w:rsidRPr="001E7BAA">
        <w:t>相应</w:t>
      </w:r>
      <w:r w:rsidRPr="001E7BAA">
        <w:t>GPIO</w:t>
      </w:r>
      <w:r w:rsidRPr="001E7BAA">
        <w:t>端口，实现信息感知层与数据流转层（阿里云</w:t>
      </w:r>
      <w:r w:rsidRPr="001E7BAA">
        <w:t>IoT</w:t>
      </w:r>
      <w:r w:rsidRPr="001E7BAA">
        <w:t>平台）之间的信息传输。</w:t>
      </w:r>
    </w:p>
    <w:p w14:paraId="6DB7C1AD" w14:textId="5A95DB0C" w:rsidR="00EF6EA2" w:rsidRPr="001E7BAA" w:rsidRDefault="00AD60C7">
      <w:pPr>
        <w:numPr>
          <w:ilvl w:val="0"/>
          <w:numId w:val="5"/>
        </w:numPr>
      </w:pPr>
      <w:r w:rsidRPr="001E7BAA">
        <w:t>在</w:t>
      </w:r>
      <w:r w:rsidRPr="001E7BAA">
        <w:t>Keil</w:t>
      </w:r>
      <w:r w:rsidRPr="001E7BAA">
        <w:rPr>
          <w:vertAlign w:val="superscript"/>
        </w:rPr>
        <w:t>[19]</w:t>
      </w:r>
      <w:r w:rsidRPr="001E7BAA">
        <w:t>中配置</w:t>
      </w:r>
      <w:r w:rsidRPr="001E7BAA">
        <w:t>IAP15W4K32S4</w:t>
      </w:r>
      <w:r w:rsidRPr="001E7BAA">
        <w:t>的开发环境于硬件库，简化单片机</w:t>
      </w:r>
      <w:r w:rsidRPr="001E7BAA">
        <w:t>C</w:t>
      </w:r>
      <w:r w:rsidRPr="001E7BAA">
        <w:t>语言程序开发</w:t>
      </w:r>
      <w:r w:rsidRPr="001E7BAA">
        <w:rPr>
          <w:vertAlign w:val="superscript"/>
        </w:rPr>
        <w:t>[20]</w:t>
      </w:r>
      <w:r w:rsidRPr="001E7BAA">
        <w:t>，调用相应的库函数实现对</w:t>
      </w:r>
      <w:r w:rsidRPr="001E7BAA">
        <w:t>单片机各端口的控制以及与其他硬件模块之间的信息交互。完成程序设计并烧录至单片机。</w:t>
      </w:r>
    </w:p>
    <w:p w14:paraId="0C05370E" w14:textId="2878CAFB" w:rsidR="000D0B10" w:rsidRPr="001E7BAA" w:rsidRDefault="00AD60C7" w:rsidP="000D0B10">
      <w:pPr>
        <w:numPr>
          <w:ilvl w:val="0"/>
          <w:numId w:val="5"/>
        </w:numPr>
        <w:spacing w:before="120" w:after="120"/>
      </w:pPr>
      <w:r w:rsidRPr="001E7BAA">
        <w:t>利用阿里云</w:t>
      </w:r>
      <w:r w:rsidRPr="001E7BAA">
        <w:t>IoT</w:t>
      </w:r>
      <w:r w:rsidRPr="001E7BAA">
        <w:t>平台提供的数据服务，注册设备，配置服务端订阅，利用</w:t>
      </w:r>
      <w:r w:rsidRPr="001E7BAA">
        <w:t>AMQP</w:t>
      </w:r>
      <w:r w:rsidRPr="001E7BAA">
        <w:t>服务，实现数据流转层与展示层之间的数据传输。在</w:t>
      </w:r>
      <w:r w:rsidRPr="001E7BAA">
        <w:t>Web</w:t>
      </w:r>
      <w:r w:rsidRPr="001E7BAA">
        <w:t>服务器上设计实现一个简洁的用户界面，实现数据的可视化显示，帮助用户远程监控环境数据。</w:t>
      </w:r>
      <w:bookmarkStart w:id="15" w:name="chapter-2"/>
      <w:bookmarkEnd w:id="3"/>
      <w:bookmarkEnd w:id="9"/>
    </w:p>
    <w:p w14:paraId="38EA51FE" w14:textId="4C67FFEC" w:rsidR="00EF6EA2" w:rsidRPr="001E7BAA" w:rsidRDefault="000D0B10" w:rsidP="000D0B10">
      <w:pPr>
        <w:pStyle w:val="1"/>
        <w:spacing w:before="120" w:after="120"/>
      </w:pPr>
      <w:commentRangeStart w:id="16"/>
      <w:r w:rsidRPr="001E7BAA">
        <w:rPr>
          <w:rStyle w:val="10"/>
          <w:rFonts w:hint="eastAsia"/>
        </w:rPr>
        <w:t xml:space="preserve"> </w:t>
      </w:r>
      <w:bookmarkStart w:id="17" w:name="_Toc135495310"/>
      <w:r w:rsidRPr="001E7BAA">
        <w:rPr>
          <w:rStyle w:val="10"/>
        </w:rPr>
        <w:t>相关技术及工具</w:t>
      </w:r>
      <w:bookmarkEnd w:id="15"/>
      <w:bookmarkEnd w:id="17"/>
      <w:commentRangeEnd w:id="16"/>
      <w:r w:rsidR="008A3FCA">
        <w:rPr>
          <w:rStyle w:val="af5"/>
          <w:rFonts w:ascii="Times New Roman" w:eastAsia="宋体" w:hAnsi="Times New Roman" w:cs="Times New Roman"/>
          <w:bCs w:val="0"/>
        </w:rPr>
        <w:commentReference w:id="16"/>
      </w:r>
    </w:p>
    <w:p w14:paraId="105846C8" w14:textId="77777777" w:rsidR="00EF6EA2" w:rsidRPr="001E7BAA" w:rsidRDefault="00AD60C7">
      <w:pPr>
        <w:pStyle w:val="2"/>
        <w:spacing w:before="120" w:after="120"/>
      </w:pPr>
      <w:bookmarkStart w:id="18" w:name="_Toc135495311"/>
      <w:r w:rsidRPr="001E7BAA">
        <w:t>信息传输协议</w:t>
      </w:r>
      <w:bookmarkEnd w:id="18"/>
    </w:p>
    <w:p w14:paraId="25A02167" w14:textId="77777777" w:rsidR="00EF6EA2" w:rsidRPr="001E7BAA" w:rsidRDefault="00AD60C7">
      <w:pPr>
        <w:pStyle w:val="3"/>
        <w:spacing w:before="120" w:after="120"/>
      </w:pPr>
      <w:bookmarkStart w:id="19" w:name="_Toc135495312"/>
      <w:r w:rsidRPr="001E7BAA">
        <w:t>UART</w:t>
      </w:r>
      <w:r w:rsidRPr="001E7BAA">
        <w:t>串口通信</w:t>
      </w:r>
      <w:bookmarkStart w:id="20" w:name="uart串口通信"/>
      <w:bookmarkEnd w:id="19"/>
    </w:p>
    <w:p w14:paraId="0B2E2F7B" w14:textId="77777777" w:rsidR="00EF6EA2" w:rsidRPr="001E7BAA" w:rsidRDefault="00AD60C7">
      <w:pPr>
        <w:pStyle w:val="FirstParagraph"/>
        <w:ind w:firstLine="480"/>
      </w:pPr>
      <w:r w:rsidRPr="001E7BAA">
        <w:t>UART</w:t>
      </w:r>
      <w:r w:rsidRPr="001E7BAA">
        <w:t>（</w:t>
      </w:r>
      <w:r w:rsidRPr="001E7BAA">
        <w:t>Universal Asynchronous Receiver/Transmitter</w:t>
      </w:r>
      <w:r w:rsidRPr="001E7BAA">
        <w:t>）即通用异步收发传输器，工作于数据链路层。包含了</w:t>
      </w:r>
      <w:r w:rsidRPr="001E7BAA">
        <w:t>RS</w:t>
      </w:r>
      <w:r w:rsidRPr="001E7BAA">
        <w:t>－</w:t>
      </w:r>
      <w:r w:rsidRPr="001E7BAA">
        <w:t>232</w:t>
      </w:r>
      <w:r w:rsidRPr="001E7BAA">
        <w:t>、</w:t>
      </w:r>
      <w:r w:rsidRPr="001E7BAA">
        <w:t>RS</w:t>
      </w:r>
      <w:r w:rsidRPr="001E7BAA">
        <w:t>－</w:t>
      </w:r>
      <w:r w:rsidRPr="001E7BAA">
        <w:t>42</w:t>
      </w:r>
      <w:r w:rsidRPr="001E7BAA">
        <w:t>2</w:t>
      </w:r>
      <w:r w:rsidRPr="001E7BAA">
        <w:t>、</w:t>
      </w:r>
      <w:r w:rsidRPr="001E7BAA">
        <w:t>RS</w:t>
      </w:r>
      <w:r w:rsidRPr="001E7BAA">
        <w:t>－</w:t>
      </w:r>
      <w:r w:rsidRPr="001E7BAA">
        <w:t>485</w:t>
      </w:r>
      <w:r w:rsidRPr="001E7BAA">
        <w:t>串口通信和红外</w:t>
      </w:r>
      <w:r w:rsidRPr="001E7BAA">
        <w:t xml:space="preserve">(IrDA) </w:t>
      </w:r>
      <w:r w:rsidRPr="001E7BAA">
        <w:t>等等。</w:t>
      </w:r>
      <w:r w:rsidRPr="001E7BAA">
        <w:t>UART</w:t>
      </w:r>
      <w:r w:rsidRPr="001E7BAA">
        <w:t>协议作为一种低速通信协议，是一种简单易用、速率可调、半双工、传输距离较短、可靠性较高的通信方式，适用于许多嵌入式系统和计算机之间的通信，广泛应用于通信领域等各种场合。其原理是通过使用起始位、数据位、停止位和校验位等标志来协调数据传输。具体过程如下：</w:t>
      </w:r>
    </w:p>
    <w:p w14:paraId="05E04AF8" w14:textId="3D0FC8B0" w:rsidR="00EF6EA2" w:rsidRPr="001E7BAA" w:rsidRDefault="00AD60C7">
      <w:pPr>
        <w:numPr>
          <w:ilvl w:val="0"/>
          <w:numId w:val="6"/>
        </w:numPr>
      </w:pPr>
      <w:r w:rsidRPr="001E7BAA">
        <w:t>发送方发送数据时，先发送一个起始位（通常是逻辑</w:t>
      </w:r>
      <w:r w:rsidRPr="001E7BAA">
        <w:t>0</w:t>
      </w:r>
      <w:r w:rsidRPr="001E7BAA">
        <w:t>）来表示数据帧的开始。</w:t>
      </w:r>
    </w:p>
    <w:p w14:paraId="08A8B1F0" w14:textId="2192E90C" w:rsidR="00EF6EA2" w:rsidRPr="001E7BAA" w:rsidRDefault="00AD60C7">
      <w:pPr>
        <w:numPr>
          <w:ilvl w:val="0"/>
          <w:numId w:val="6"/>
        </w:numPr>
      </w:pPr>
      <w:r w:rsidRPr="001E7BAA">
        <w:t>然后发送数据位，包括要传输的数据。</w:t>
      </w:r>
    </w:p>
    <w:p w14:paraId="4ABEED3F" w14:textId="1C03346C" w:rsidR="00EF6EA2" w:rsidRPr="001E7BAA" w:rsidRDefault="00AD60C7">
      <w:pPr>
        <w:numPr>
          <w:ilvl w:val="0"/>
          <w:numId w:val="6"/>
        </w:numPr>
      </w:pPr>
      <w:r w:rsidRPr="001E7BAA">
        <w:lastRenderedPageBreak/>
        <w:t>发送完数据位后，发送一个或多个停止位（通常是逻辑</w:t>
      </w:r>
      <w:r w:rsidRPr="001E7BAA">
        <w:t>1</w:t>
      </w:r>
      <w:r w:rsidRPr="001E7BAA">
        <w:t>）来表示数据帧的结束。</w:t>
      </w:r>
    </w:p>
    <w:p w14:paraId="19A07869" w14:textId="41FEDC84" w:rsidR="00EF6EA2" w:rsidRPr="001E7BAA" w:rsidRDefault="00AD60C7">
      <w:pPr>
        <w:numPr>
          <w:ilvl w:val="0"/>
          <w:numId w:val="6"/>
        </w:numPr>
      </w:pPr>
      <w:r w:rsidRPr="001E7BAA">
        <w:t>如果启用了校验功能，则在数据位之后发送一个校验位，用于验证数据的正确性。</w:t>
      </w:r>
    </w:p>
    <w:p w14:paraId="3C38048C" w14:textId="5AC519F4" w:rsidR="00EF6EA2" w:rsidRPr="001E7BAA" w:rsidRDefault="00AD60C7">
      <w:pPr>
        <w:pStyle w:val="FirstParagraph"/>
        <w:ind w:firstLine="480"/>
      </w:pPr>
      <w:r w:rsidRPr="001E7BAA">
        <w:fldChar w:fldCharType="begin"/>
      </w:r>
      <w:r w:rsidRPr="001E7BAA">
        <w:instrText>Ref fig-uartwork \r</w:instrText>
      </w:r>
      <w:r w:rsidR="001E7BAA">
        <w:instrText xml:space="preserve"> \* MERGEFORMAT </w:instrText>
      </w:r>
      <w:r w:rsidRPr="001E7BAA">
        <w:fldChar w:fldCharType="separate"/>
      </w:r>
      <w:r w:rsidR="00137210">
        <w:rPr>
          <w:rFonts w:hint="eastAsia"/>
        </w:rPr>
        <w:t>图</w:t>
      </w:r>
      <w:r w:rsidR="00137210">
        <w:rPr>
          <w:rFonts w:hint="eastAsia"/>
        </w:rPr>
        <w:t>2-1</w:t>
      </w:r>
      <w:r w:rsidRPr="001E7BAA">
        <w:fldChar w:fldCharType="end"/>
      </w:r>
      <w:r w:rsidRPr="001E7BAA">
        <w:t>展示了发送</w:t>
      </w:r>
      <w:proofErr w:type="gramStart"/>
      <w:r w:rsidRPr="001E7BAA">
        <w:t>至数据</w:t>
      </w:r>
      <w:proofErr w:type="gramEnd"/>
      <w:r w:rsidRPr="001E7BAA">
        <w:t>线上字符的状态。</w:t>
      </w:r>
    </w:p>
    <w:p w14:paraId="4C1355BC" w14:textId="77777777" w:rsidR="00EF6EA2" w:rsidRPr="001E7BAA" w:rsidRDefault="00AD60C7">
      <w:pPr>
        <w:pStyle w:val="CaptionedFigure"/>
        <w:spacing w:before="360"/>
      </w:pPr>
      <w:r w:rsidRPr="001E7BAA">
        <w:rPr>
          <w:noProof/>
        </w:rPr>
        <w:drawing>
          <wp:inline distT="0" distB="0" distL="0" distR="0" wp14:anchorId="097A913C" wp14:editId="3E225AE7">
            <wp:extent cx="4857750" cy="685800"/>
            <wp:effectExtent l="0" t="0" r="0" b="0"/>
            <wp:docPr id="1538438998" name="Picture" descr="UART工作模式"/>
            <wp:cNvGraphicFramePr/>
            <a:graphic xmlns:a="http://schemas.openxmlformats.org/drawingml/2006/main">
              <a:graphicData uri="http://schemas.openxmlformats.org/drawingml/2006/picture">
                <pic:pic xmlns:pic="http://schemas.openxmlformats.org/drawingml/2006/picture">
                  <pic:nvPicPr>
                    <pic:cNvPr id="0" name="Picture" descr="img/uartWork.jpg"/>
                    <pic:cNvPicPr>
                      <a:picLocks noChangeAspect="1" noChangeArrowheads="1"/>
                    </pic:cNvPicPr>
                  </pic:nvPicPr>
                  <pic:blipFill>
                    <a:blip r:embed="rId16"/>
                    <a:stretch>
                      <a:fillRect/>
                    </a:stretch>
                  </pic:blipFill>
                  <pic:spPr bwMode="auto">
                    <a:xfrm>
                      <a:off x="0" y="0"/>
                      <a:ext cx="4857750" cy="685800"/>
                    </a:xfrm>
                    <a:prstGeom prst="rect">
                      <a:avLst/>
                    </a:prstGeom>
                    <a:noFill/>
                    <a:ln w="9525">
                      <a:noFill/>
                      <a:headEnd/>
                      <a:tailEnd/>
                    </a:ln>
                  </pic:spPr>
                </pic:pic>
              </a:graphicData>
            </a:graphic>
          </wp:inline>
        </w:drawing>
      </w:r>
    </w:p>
    <w:p w14:paraId="1CCCF633" w14:textId="77777777" w:rsidR="00EF6EA2" w:rsidRPr="00C57218" w:rsidRDefault="00AD60C7" w:rsidP="00C57218">
      <w:pPr>
        <w:pStyle w:val="ImageCaption"/>
        <w:spacing w:afterLines="0" w:line="300" w:lineRule="auto"/>
        <w:rPr>
          <w:sz w:val="21"/>
          <w:szCs w:val="21"/>
        </w:rPr>
      </w:pPr>
      <w:bookmarkStart w:id="21" w:name="fig-uartwork"/>
      <w:r w:rsidRPr="00C57218">
        <w:rPr>
          <w:sz w:val="21"/>
          <w:szCs w:val="21"/>
        </w:rPr>
        <w:t>UART</w:t>
      </w:r>
      <w:r w:rsidRPr="00C57218">
        <w:rPr>
          <w:sz w:val="21"/>
          <w:szCs w:val="21"/>
        </w:rPr>
        <w:t>工作模式</w:t>
      </w:r>
      <w:bookmarkEnd w:id="21"/>
    </w:p>
    <w:p w14:paraId="7E0DC164" w14:textId="77777777" w:rsidR="00EF6EA2" w:rsidRPr="001E7BAA" w:rsidRDefault="00AD60C7">
      <w:pPr>
        <w:pStyle w:val="a0"/>
        <w:ind w:firstLine="480"/>
      </w:pPr>
      <w:r w:rsidRPr="001E7BAA">
        <w:t>异步串行通信方式中一个重要的参数是波特率。在一般的</w:t>
      </w:r>
      <w:r w:rsidRPr="001E7BAA">
        <w:t>“0”/“1”</w:t>
      </w:r>
      <w:r w:rsidRPr="001E7BAA">
        <w:t>系统中，波特率即每秒钟传输的位数。</w:t>
      </w:r>
      <w:r w:rsidRPr="001E7BAA">
        <w:t>UART</w:t>
      </w:r>
      <w:r w:rsidRPr="001E7BAA">
        <w:t>通信中，发送端和接收端要使用相同的波特率来进行数据传输，这是因为波特率决定了数据的传输速率。如果发送端和接收端的波特率不一致，就会导致传输速率不匹配，造成数据传输错误和数据丢失的情况。同时还会</w:t>
      </w:r>
      <w:r w:rsidRPr="001E7BAA">
        <w:t>出现传输不稳定的现象，例如接收端无法正确的解码发送端发送的信息，导致通信失败。国际上规定了一个标准波特率系列，它们是最常用的波特率。标准波特率系列为</w:t>
      </w:r>
      <w:r w:rsidRPr="001E7BAA">
        <w:t>110</w:t>
      </w:r>
      <w:r w:rsidRPr="001E7BAA">
        <w:t>、</w:t>
      </w:r>
      <w:r w:rsidRPr="001E7BAA">
        <w:t>300</w:t>
      </w:r>
      <w:r w:rsidRPr="001E7BAA">
        <w:t>、</w:t>
      </w:r>
      <w:r w:rsidRPr="001E7BAA">
        <w:t>600</w:t>
      </w:r>
      <w:r w:rsidRPr="001E7BAA">
        <w:t>、</w:t>
      </w:r>
      <w:r w:rsidRPr="001E7BAA">
        <w:t>1200</w:t>
      </w:r>
      <w:r w:rsidRPr="001E7BAA">
        <w:t>、</w:t>
      </w:r>
      <w:r w:rsidRPr="001E7BAA">
        <w:t>1800</w:t>
      </w:r>
      <w:r w:rsidRPr="001E7BAA">
        <w:t>、</w:t>
      </w:r>
      <w:r w:rsidRPr="001E7BAA">
        <w:t>2400</w:t>
      </w:r>
      <w:r w:rsidRPr="001E7BAA">
        <w:t>、</w:t>
      </w:r>
      <w:r w:rsidRPr="001E7BAA">
        <w:t>4800</w:t>
      </w:r>
      <w:r w:rsidRPr="001E7BAA">
        <w:t>、</w:t>
      </w:r>
      <w:r w:rsidRPr="001E7BAA">
        <w:t>9600</w:t>
      </w:r>
      <w:r w:rsidRPr="001E7BAA">
        <w:t>和</w:t>
      </w:r>
      <w:r w:rsidRPr="001E7BAA">
        <w:t>19200</w:t>
      </w:r>
      <w:r w:rsidRPr="001E7BAA">
        <w:t>。本设计中使用的波特率为</w:t>
      </w:r>
      <w:r w:rsidRPr="001E7BAA">
        <w:t>115200.</w:t>
      </w:r>
    </w:p>
    <w:p w14:paraId="70C10260" w14:textId="77777777" w:rsidR="00EF6EA2" w:rsidRPr="001E7BAA" w:rsidRDefault="00AD60C7">
      <w:pPr>
        <w:pStyle w:val="3"/>
        <w:spacing w:before="120" w:after="120"/>
      </w:pPr>
      <w:bookmarkStart w:id="22" w:name="_Toc135495313"/>
      <w:bookmarkEnd w:id="20"/>
      <w:commentRangeStart w:id="23"/>
      <w:r w:rsidRPr="001E7BAA">
        <w:t>MQTT</w:t>
      </w:r>
      <w:r w:rsidRPr="001E7BAA">
        <w:t>网络协议</w:t>
      </w:r>
      <w:bookmarkStart w:id="24" w:name="mqtt网络协议"/>
      <w:bookmarkEnd w:id="22"/>
      <w:commentRangeEnd w:id="23"/>
      <w:r w:rsidR="008A3FCA">
        <w:rPr>
          <w:rStyle w:val="af5"/>
          <w:rFonts w:ascii="Times New Roman" w:eastAsia="宋体" w:hAnsi="Times New Roman" w:cs="Times New Roman"/>
          <w:bCs w:val="0"/>
        </w:rPr>
        <w:commentReference w:id="23"/>
      </w:r>
    </w:p>
    <w:p w14:paraId="37851031" w14:textId="4320CB0B" w:rsidR="00EF6EA2" w:rsidRPr="001E7BAA" w:rsidRDefault="00AD60C7">
      <w:pPr>
        <w:pStyle w:val="FirstParagraph"/>
        <w:ind w:firstLine="480"/>
      </w:pPr>
      <w:r w:rsidRPr="001E7BAA">
        <w:t>MQTT</w:t>
      </w:r>
      <w:r w:rsidRPr="001E7BAA">
        <w:t>（最初是</w:t>
      </w:r>
      <w:r w:rsidRPr="001E7BAA">
        <w:t>MQ Telemetry Transport</w:t>
      </w:r>
      <w:r w:rsidRPr="001E7BAA">
        <w:t>的缩写）是一种轻量级、发布</w:t>
      </w:r>
      <w:r w:rsidRPr="001E7BAA">
        <w:t>-</w:t>
      </w:r>
      <w:r w:rsidRPr="001E7BAA">
        <w:t>订阅的机器对机器消息队列</w:t>
      </w:r>
      <w:r w:rsidRPr="001E7BAA">
        <w:t>/</w:t>
      </w:r>
      <w:r w:rsidRPr="001E7BAA">
        <w:t>消息队列服务网络协议。</w:t>
      </w:r>
      <w:r w:rsidRPr="001E7BAA">
        <w:t>MQTT</w:t>
      </w:r>
      <w:r w:rsidRPr="001E7BAA">
        <w:t>的设计目标是保证可靠性、高效性和低延迟，并且能够在不稳定的网络环境下运行。</w:t>
      </w:r>
      <w:r w:rsidRPr="001E7BAA">
        <w:t>MQ</w:t>
      </w:r>
      <w:r w:rsidRPr="001E7BAA">
        <w:t>TT</w:t>
      </w:r>
      <w:r w:rsidRPr="001E7BAA">
        <w:t>协议基于</w:t>
      </w:r>
      <w:r w:rsidRPr="001E7BAA">
        <w:t>TCP/IP</w:t>
      </w:r>
      <w:r w:rsidRPr="001E7BAA">
        <w:t>协议</w:t>
      </w:r>
      <w:proofErr w:type="gramStart"/>
      <w:r w:rsidRPr="001E7BAA">
        <w:t>栈</w:t>
      </w:r>
      <w:proofErr w:type="gramEnd"/>
      <w:r w:rsidRPr="001E7BAA">
        <w:t>，在网络模型中的位置如</w:t>
      </w:r>
      <w:r w:rsidRPr="001E7BAA">
        <w:fldChar w:fldCharType="begin"/>
      </w:r>
      <w:r w:rsidRPr="001E7BAA">
        <w:instrText>Ref fig-mqttintcp \r</w:instrText>
      </w:r>
      <w:r w:rsidR="001E7BAA">
        <w:instrText xml:space="preserve"> \* MERGEFORMAT </w:instrText>
      </w:r>
      <w:r w:rsidRPr="001E7BAA">
        <w:fldChar w:fldCharType="separate"/>
      </w:r>
      <w:r w:rsidR="00137210">
        <w:rPr>
          <w:rFonts w:hint="eastAsia"/>
        </w:rPr>
        <w:t>图</w:t>
      </w:r>
      <w:r w:rsidR="00137210">
        <w:rPr>
          <w:rFonts w:hint="eastAsia"/>
        </w:rPr>
        <w:t>2-2</w:t>
      </w:r>
      <w:r w:rsidRPr="001E7BAA">
        <w:fldChar w:fldCharType="end"/>
      </w:r>
      <w:r w:rsidRPr="001E7BAA">
        <w:t>所示，支持</w:t>
      </w:r>
      <w:r w:rsidRPr="001E7BAA">
        <w:t>QoS</w:t>
      </w:r>
      <w:r w:rsidRPr="001E7BAA">
        <w:t>（服务质量）等级为</w:t>
      </w:r>
      <w:r w:rsidRPr="001E7BAA">
        <w:t>0</w:t>
      </w:r>
      <w:r w:rsidRPr="001E7BAA">
        <w:t>、</w:t>
      </w:r>
      <w:r w:rsidRPr="001E7BAA">
        <w:t>1</w:t>
      </w:r>
      <w:r w:rsidRPr="001E7BAA">
        <w:t>和</w:t>
      </w:r>
      <w:r w:rsidRPr="001E7BAA">
        <w:t>2</w:t>
      </w:r>
      <w:r w:rsidRPr="001E7BAA">
        <w:t>，具有较强的灵活性和</w:t>
      </w:r>
      <w:proofErr w:type="gramStart"/>
      <w:r w:rsidRPr="001E7BAA">
        <w:t>可</w:t>
      </w:r>
      <w:proofErr w:type="gramEnd"/>
      <w:r w:rsidRPr="001E7BAA">
        <w:t>扩展性。它专为与资源受限或网络带宽有限的远程设备进行连接而设计，在物联网领域得到了广泛的应用，例如环境监测、智能家居、工业自动化等领域。</w:t>
      </w:r>
    </w:p>
    <w:p w14:paraId="06CAF043" w14:textId="77777777" w:rsidR="00EF6EA2" w:rsidRPr="001E7BAA" w:rsidRDefault="00AD60C7">
      <w:pPr>
        <w:pStyle w:val="CaptionedFigure"/>
        <w:spacing w:before="360"/>
      </w:pPr>
      <w:r w:rsidRPr="001E7BAA">
        <w:rPr>
          <w:noProof/>
        </w:rPr>
        <w:lastRenderedPageBreak/>
        <w:drawing>
          <wp:inline distT="0" distB="0" distL="0" distR="0" wp14:anchorId="47061AEC" wp14:editId="5043A2C1">
            <wp:extent cx="1743075" cy="4686300"/>
            <wp:effectExtent l="0" t="0" r="0" b="0"/>
            <wp:docPr id="1696436543" name="Picture" descr="MQTT协议位置"/>
            <wp:cNvGraphicFramePr/>
            <a:graphic xmlns:a="http://schemas.openxmlformats.org/drawingml/2006/main">
              <a:graphicData uri="http://schemas.openxmlformats.org/drawingml/2006/picture">
                <pic:pic xmlns:pic="http://schemas.openxmlformats.org/drawingml/2006/picture">
                  <pic:nvPicPr>
                    <pic:cNvPr id="0" name="Picture" descr="img/MQTT.svg"/>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1743075" cy="4686300"/>
                    </a:xfrm>
                    <a:prstGeom prst="rect">
                      <a:avLst/>
                    </a:prstGeom>
                    <a:noFill/>
                    <a:ln w="9525">
                      <a:noFill/>
                      <a:headEnd/>
                      <a:tailEnd/>
                    </a:ln>
                  </pic:spPr>
                </pic:pic>
              </a:graphicData>
            </a:graphic>
          </wp:inline>
        </w:drawing>
      </w:r>
    </w:p>
    <w:p w14:paraId="326FE041" w14:textId="77777777" w:rsidR="00EF6EA2" w:rsidRPr="00E40F90" w:rsidRDefault="00AD60C7" w:rsidP="00E40F90">
      <w:pPr>
        <w:pStyle w:val="ImageCaption"/>
        <w:spacing w:afterLines="0" w:line="300" w:lineRule="auto"/>
        <w:rPr>
          <w:sz w:val="21"/>
          <w:szCs w:val="21"/>
        </w:rPr>
      </w:pPr>
      <w:bookmarkStart w:id="25" w:name="fig-mqttintcp"/>
      <w:r w:rsidRPr="00E40F90">
        <w:rPr>
          <w:sz w:val="21"/>
          <w:szCs w:val="21"/>
        </w:rPr>
        <w:t>MQTT</w:t>
      </w:r>
      <w:r w:rsidRPr="00E40F90">
        <w:rPr>
          <w:sz w:val="21"/>
          <w:szCs w:val="21"/>
        </w:rPr>
        <w:t>协议位置</w:t>
      </w:r>
      <w:bookmarkEnd w:id="25"/>
    </w:p>
    <w:p w14:paraId="08FAF402" w14:textId="77777777" w:rsidR="00EF6EA2" w:rsidRPr="001E7BAA" w:rsidRDefault="00AD60C7">
      <w:pPr>
        <w:pStyle w:val="4"/>
        <w:spacing w:before="120" w:after="120"/>
      </w:pPr>
      <w:bookmarkStart w:id="26" w:name="术语解释"/>
      <w:r w:rsidRPr="001E7BAA">
        <w:t>术语解释</w:t>
      </w:r>
    </w:p>
    <w:p w14:paraId="1E6FB4C4" w14:textId="77777777" w:rsidR="00EF6EA2" w:rsidRPr="001E7BAA" w:rsidRDefault="00AD60C7">
      <w:pPr>
        <w:pStyle w:val="FirstParagraph"/>
        <w:ind w:firstLine="480"/>
      </w:pPr>
      <w:r w:rsidRPr="001E7BAA">
        <w:t>首先对</w:t>
      </w:r>
      <w:r w:rsidRPr="001E7BAA">
        <w:t>MQTT</w:t>
      </w:r>
      <w:r w:rsidRPr="001E7BAA">
        <w:t>协议规范中的名词进行解释。</w:t>
      </w:r>
    </w:p>
    <w:p w14:paraId="3E7673FB" w14:textId="695E8027" w:rsidR="00EF6EA2" w:rsidRPr="001E7BAA" w:rsidRDefault="00AD60C7">
      <w:pPr>
        <w:pStyle w:val="Compact"/>
        <w:numPr>
          <w:ilvl w:val="0"/>
          <w:numId w:val="7"/>
        </w:numPr>
      </w:pPr>
      <w:r w:rsidRPr="001E7BAA">
        <w:t>MQTT</w:t>
      </w:r>
      <w:r w:rsidRPr="001E7BAA">
        <w:t>报文：</w:t>
      </w:r>
      <w:r w:rsidRPr="001E7BAA">
        <w:t>MQTT</w:t>
      </w:r>
      <w:r w:rsidRPr="001E7BAA">
        <w:t>报文是</w:t>
      </w:r>
      <w:r w:rsidRPr="001E7BAA">
        <w:t>MQTT</w:t>
      </w:r>
      <w:r w:rsidRPr="001E7BAA">
        <w:t>协议中用于进行通信的数据单元。</w:t>
      </w:r>
      <w:r w:rsidRPr="001E7BAA">
        <w:t>MQTT</w:t>
      </w:r>
      <w:r w:rsidRPr="001E7BAA">
        <w:t>报文采用二进制格式，由固定报头、可变报头和有效负载组成，用于在</w:t>
      </w:r>
      <w:r w:rsidRPr="001E7BAA">
        <w:t>MQTT</w:t>
      </w:r>
      <w:r w:rsidRPr="001E7BAA">
        <w:t>客户端之间传递消息和控制信息。客户端与物联网平台间的消息交换如</w:t>
      </w:r>
      <w:r w:rsidRPr="001E7BAA">
        <w:fldChar w:fldCharType="begin"/>
      </w:r>
      <w:r w:rsidRPr="001E7BAA">
        <w:instrText>Ref fig-mqtt2iot \r</w:instrText>
      </w:r>
      <w:r w:rsidR="001E7BAA">
        <w:instrText xml:space="preserve"> \* MERGEFORMAT </w:instrText>
      </w:r>
      <w:r w:rsidRPr="001E7BAA">
        <w:fldChar w:fldCharType="separate"/>
      </w:r>
      <w:r w:rsidR="00137210">
        <w:rPr>
          <w:rFonts w:hint="eastAsia"/>
        </w:rPr>
        <w:t>图</w:t>
      </w:r>
      <w:r w:rsidR="00137210">
        <w:rPr>
          <w:rFonts w:hint="eastAsia"/>
        </w:rPr>
        <w:t>2-3</w:t>
      </w:r>
      <w:r w:rsidRPr="001E7BAA">
        <w:fldChar w:fldCharType="end"/>
      </w:r>
      <w:r w:rsidRPr="001E7BAA">
        <w:t>所示</w:t>
      </w:r>
    </w:p>
    <w:p w14:paraId="614C4789" w14:textId="77777777" w:rsidR="00EF6EA2" w:rsidRPr="001E7BAA" w:rsidRDefault="00AD60C7">
      <w:pPr>
        <w:pStyle w:val="CaptionedFigure"/>
        <w:spacing w:before="360"/>
      </w:pPr>
      <w:r w:rsidRPr="001E7BAA">
        <w:rPr>
          <w:noProof/>
        </w:rPr>
        <w:lastRenderedPageBreak/>
        <w:drawing>
          <wp:inline distT="0" distB="0" distL="0" distR="0" wp14:anchorId="4DC7A9D8" wp14:editId="7FCB943D">
            <wp:extent cx="3609975" cy="3238500"/>
            <wp:effectExtent l="0" t="0" r="0" b="0"/>
            <wp:docPr id="1456227251" name="Picture" descr="MQTT协议下的消息传递"/>
            <wp:cNvGraphicFramePr/>
            <a:graphic xmlns:a="http://schemas.openxmlformats.org/drawingml/2006/main">
              <a:graphicData uri="http://schemas.openxmlformats.org/drawingml/2006/picture">
                <pic:pic xmlns:pic="http://schemas.openxmlformats.org/drawingml/2006/picture">
                  <pic:nvPicPr>
                    <pic:cNvPr id="0" name="Picture" descr="img/mqtt2iot.svg"/>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3609975" cy="3238500"/>
                    </a:xfrm>
                    <a:prstGeom prst="rect">
                      <a:avLst/>
                    </a:prstGeom>
                    <a:noFill/>
                    <a:ln w="9525">
                      <a:noFill/>
                      <a:headEnd/>
                      <a:tailEnd/>
                    </a:ln>
                  </pic:spPr>
                </pic:pic>
              </a:graphicData>
            </a:graphic>
          </wp:inline>
        </w:drawing>
      </w:r>
    </w:p>
    <w:p w14:paraId="46614D6D" w14:textId="77777777" w:rsidR="00EF6EA2" w:rsidRPr="0013609C" w:rsidRDefault="00AD60C7" w:rsidP="0013609C">
      <w:pPr>
        <w:pStyle w:val="ImageCaption"/>
        <w:spacing w:afterLines="0" w:line="300" w:lineRule="auto"/>
        <w:rPr>
          <w:sz w:val="21"/>
          <w:szCs w:val="21"/>
        </w:rPr>
      </w:pPr>
      <w:bookmarkStart w:id="27" w:name="fig-mqtt2iot"/>
      <w:r w:rsidRPr="0013609C">
        <w:rPr>
          <w:sz w:val="21"/>
          <w:szCs w:val="21"/>
        </w:rPr>
        <w:t>MQTT</w:t>
      </w:r>
      <w:r w:rsidRPr="0013609C">
        <w:rPr>
          <w:sz w:val="21"/>
          <w:szCs w:val="21"/>
        </w:rPr>
        <w:t>协议下的消息传递</w:t>
      </w:r>
      <w:bookmarkEnd w:id="27"/>
    </w:p>
    <w:p w14:paraId="1DE435B4" w14:textId="77777777" w:rsidR="00EF6EA2" w:rsidRPr="001E7BAA" w:rsidRDefault="00AD60C7">
      <w:pPr>
        <w:numPr>
          <w:ilvl w:val="0"/>
          <w:numId w:val="8"/>
        </w:numPr>
      </w:pPr>
      <w:r w:rsidRPr="001E7BAA">
        <w:t>主题</w:t>
      </w:r>
      <w:r w:rsidRPr="001E7BAA">
        <w:t>(Topic)</w:t>
      </w:r>
      <w:r w:rsidRPr="001E7BAA">
        <w:t>：附加在应用消息上的一个标签，用于标识消息的主题或主题路径，它是一个由一个或多个层级组成的字符串。在</w:t>
      </w:r>
      <w:r w:rsidRPr="001E7BAA">
        <w:t>MQTT</w:t>
      </w:r>
      <w:r w:rsidRPr="001E7BAA">
        <w:t>中，发布者（</w:t>
      </w:r>
      <w:r w:rsidRPr="001E7BAA">
        <w:t>Publisher</w:t>
      </w:r>
      <w:r w:rsidRPr="001E7BAA">
        <w:t>）将消息发布到特定的</w:t>
      </w:r>
      <w:r w:rsidRPr="001E7BAA">
        <w:t>topic</w:t>
      </w:r>
      <w:r w:rsidRPr="001E7BAA">
        <w:t>上，而订阅者（</w:t>
      </w:r>
      <w:r w:rsidRPr="001E7BAA">
        <w:t>Subscriber</w:t>
      </w:r>
      <w:r w:rsidRPr="001E7BAA">
        <w:t>）则通过订阅特定的</w:t>
      </w:r>
      <w:r w:rsidRPr="001E7BAA">
        <w:t>topic</w:t>
      </w:r>
      <w:r w:rsidRPr="001E7BAA">
        <w:t>来接收感兴趣</w:t>
      </w:r>
      <w:r w:rsidRPr="001E7BAA">
        <w:t>的消息。</w:t>
      </w:r>
    </w:p>
    <w:p w14:paraId="56ECEB78" w14:textId="77777777" w:rsidR="00EF6EA2" w:rsidRPr="001E7BAA" w:rsidRDefault="00AD60C7">
      <w:pPr>
        <w:numPr>
          <w:ilvl w:val="0"/>
          <w:numId w:val="8"/>
        </w:numPr>
      </w:pPr>
      <w:r w:rsidRPr="001E7BAA">
        <w:t>有效负载</w:t>
      </w:r>
      <w:r w:rsidRPr="001E7BAA">
        <w:t>(payload)</w:t>
      </w:r>
      <w:r w:rsidRPr="001E7BAA">
        <w:t>：消息传输时携带的实际数据。每个</w:t>
      </w:r>
      <w:r w:rsidRPr="001E7BAA">
        <w:t>MQTT</w:t>
      </w:r>
      <w:r w:rsidRPr="001E7BAA">
        <w:t>消息都可以包含一个有效负载，用于传递具体的信息，它的格式和含义完全由应用程序定义。</w:t>
      </w:r>
      <w:r w:rsidRPr="001E7BAA">
        <w:t>MQTT</w:t>
      </w:r>
      <w:r w:rsidRPr="001E7BAA">
        <w:t>本身并不对有效负载的内容进行解释或处理，而是将其作为不透明的数据进行传输。</w:t>
      </w:r>
    </w:p>
    <w:p w14:paraId="5A123375" w14:textId="77777777" w:rsidR="00EF6EA2" w:rsidRPr="001E7BAA" w:rsidRDefault="00AD60C7">
      <w:pPr>
        <w:pStyle w:val="4"/>
        <w:spacing w:before="120" w:after="120"/>
      </w:pPr>
      <w:bookmarkStart w:id="28" w:name="报头"/>
      <w:bookmarkEnd w:id="26"/>
      <w:r w:rsidRPr="001E7BAA">
        <w:t>报头</w:t>
      </w:r>
    </w:p>
    <w:p w14:paraId="1FA12E90" w14:textId="1890705D" w:rsidR="000D0B10" w:rsidRDefault="00AD60C7" w:rsidP="00B760A8">
      <w:pPr>
        <w:pStyle w:val="FirstParagraph"/>
        <w:ind w:firstLine="480"/>
      </w:pPr>
      <w:r w:rsidRPr="001E7BAA">
        <w:t>固定报头的长度并非固定，其由两部分组成：第一部分长度为</w:t>
      </w:r>
      <w:r w:rsidRPr="001E7BAA">
        <w:t>1</w:t>
      </w:r>
      <w:r w:rsidRPr="001E7BAA">
        <w:t>字节，表示该</w:t>
      </w:r>
      <w:r w:rsidRPr="001E7BAA">
        <w:t>MQTT</w:t>
      </w:r>
      <w:r w:rsidRPr="001E7BAA">
        <w:t>报文的消息传输类型；该字节的高四位为消息类型，低四位为标志位，在不同的消息类型中具有不同的作用，例如在</w:t>
      </w:r>
      <w:r w:rsidRPr="001E7BAA">
        <w:t>PUBLISH</w:t>
      </w:r>
      <w:r w:rsidRPr="001E7BAA">
        <w:t>报文中低四位用于指定</w:t>
      </w:r>
      <w:r w:rsidRPr="001E7BAA">
        <w:t>QoS</w:t>
      </w:r>
      <w:r w:rsidRPr="001E7BAA">
        <w:t>等级等信息，在大多数情况下低四位无作用，全</w:t>
      </w:r>
      <w:r w:rsidRPr="001E7BAA">
        <w:t>0</w:t>
      </w:r>
      <w:r w:rsidRPr="001E7BAA">
        <w:t>即</w:t>
      </w:r>
      <w:r w:rsidRPr="001E7BAA">
        <w:t>可。当前</w:t>
      </w:r>
      <w:r w:rsidRPr="001E7BAA">
        <w:t>MQTT</w:t>
      </w:r>
      <w:r w:rsidRPr="001E7BAA">
        <w:t>协议中共有</w:t>
      </w:r>
      <w:r w:rsidRPr="001E7BAA">
        <w:t>16</w:t>
      </w:r>
      <w:r w:rsidRPr="001E7BAA">
        <w:t>种消息传输类型，</w:t>
      </w:r>
      <w:r w:rsidRPr="001E7BAA">
        <w:fldChar w:fldCharType="begin"/>
      </w:r>
      <w:r w:rsidRPr="001E7BAA">
        <w:instrText>Ref tbl-MQTTS \r</w:instrText>
      </w:r>
      <w:r w:rsidR="001E7BAA">
        <w:instrText xml:space="preserve"> \* MERGEFORMAT </w:instrText>
      </w:r>
      <w:r w:rsidRPr="001E7BAA">
        <w:fldChar w:fldCharType="separate"/>
      </w:r>
      <w:r w:rsidR="00137210">
        <w:rPr>
          <w:rFonts w:hint="eastAsia"/>
        </w:rPr>
        <w:t>表</w:t>
      </w:r>
      <w:r w:rsidR="00137210">
        <w:rPr>
          <w:rFonts w:hint="eastAsia"/>
        </w:rPr>
        <w:t>2-1</w:t>
      </w:r>
      <w:r w:rsidRPr="001E7BAA">
        <w:fldChar w:fldCharType="end"/>
      </w:r>
      <w:r w:rsidRPr="001E7BAA">
        <w:t>中列出了重要且常用的消息传输类型及它们的值。</w:t>
      </w:r>
    </w:p>
    <w:p w14:paraId="3EC174F0" w14:textId="77777777" w:rsidR="00B760A8" w:rsidRDefault="00B760A8" w:rsidP="00B760A8">
      <w:pPr>
        <w:pStyle w:val="a0"/>
        <w:ind w:firstLine="480"/>
      </w:pPr>
    </w:p>
    <w:p w14:paraId="5C0225A0" w14:textId="77777777" w:rsidR="00B760A8" w:rsidRDefault="00B760A8" w:rsidP="00B760A8">
      <w:pPr>
        <w:pStyle w:val="a0"/>
        <w:ind w:firstLine="480"/>
      </w:pPr>
    </w:p>
    <w:p w14:paraId="51515145" w14:textId="77777777" w:rsidR="00B760A8" w:rsidRDefault="00B760A8" w:rsidP="00B760A8">
      <w:pPr>
        <w:pStyle w:val="a0"/>
        <w:ind w:firstLine="480"/>
      </w:pPr>
    </w:p>
    <w:p w14:paraId="6511E7E5" w14:textId="77777777" w:rsidR="00B760A8" w:rsidRPr="00B760A8" w:rsidRDefault="00B760A8" w:rsidP="00B760A8">
      <w:pPr>
        <w:pStyle w:val="a0"/>
        <w:ind w:firstLine="480"/>
      </w:pPr>
    </w:p>
    <w:p w14:paraId="2F134A73" w14:textId="77777777" w:rsidR="00EF6EA2" w:rsidRPr="00B760A8" w:rsidRDefault="00AD60C7" w:rsidP="00B760A8">
      <w:pPr>
        <w:pStyle w:val="TableCaption"/>
        <w:spacing w:beforeLines="0" w:line="300" w:lineRule="auto"/>
        <w:rPr>
          <w:sz w:val="21"/>
          <w:szCs w:val="21"/>
        </w:rPr>
      </w:pPr>
      <w:bookmarkStart w:id="29" w:name="tbl-MQTTS"/>
      <w:r w:rsidRPr="00B760A8">
        <w:rPr>
          <w:sz w:val="21"/>
          <w:szCs w:val="21"/>
        </w:rPr>
        <w:lastRenderedPageBreak/>
        <w:t>常用</w:t>
      </w:r>
      <w:r w:rsidRPr="00B760A8">
        <w:rPr>
          <w:sz w:val="21"/>
          <w:szCs w:val="21"/>
        </w:rPr>
        <w:t>MQTT</w:t>
      </w:r>
      <w:r w:rsidRPr="00B760A8">
        <w:rPr>
          <w:sz w:val="21"/>
          <w:szCs w:val="21"/>
        </w:rPr>
        <w:t>报文的类型</w:t>
      </w:r>
      <w:bookmarkEnd w:id="29"/>
    </w:p>
    <w:tbl>
      <w:tblPr>
        <w:tblStyle w:val="Table"/>
        <w:tblW w:w="0" w:type="pct"/>
        <w:tblLook w:val="0020" w:firstRow="1" w:lastRow="0" w:firstColumn="0" w:lastColumn="0" w:noHBand="0" w:noVBand="0"/>
      </w:tblPr>
      <w:tblGrid>
        <w:gridCol w:w="1547"/>
        <w:gridCol w:w="426"/>
        <w:gridCol w:w="1686"/>
        <w:gridCol w:w="2316"/>
      </w:tblGrid>
      <w:tr w:rsidR="001E7BAA" w:rsidRPr="00B760A8" w14:paraId="0A50F384"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21BE723" w14:textId="77777777" w:rsidR="00EF6EA2" w:rsidRPr="00B760A8" w:rsidRDefault="00AD60C7" w:rsidP="00B760A8">
            <w:pPr>
              <w:pStyle w:val="Compact"/>
              <w:jc w:val="center"/>
              <w:rPr>
                <w:sz w:val="21"/>
                <w:szCs w:val="21"/>
              </w:rPr>
            </w:pPr>
            <w:r w:rsidRPr="00B760A8">
              <w:rPr>
                <w:sz w:val="21"/>
                <w:szCs w:val="21"/>
              </w:rPr>
              <w:t>名字</w:t>
            </w:r>
          </w:p>
        </w:tc>
        <w:tc>
          <w:tcPr>
            <w:tcW w:w="0" w:type="auto"/>
            <w:vAlign w:val="bottom"/>
          </w:tcPr>
          <w:p w14:paraId="537ED685" w14:textId="77777777" w:rsidR="00EF6EA2" w:rsidRPr="00B760A8" w:rsidRDefault="00AD60C7" w:rsidP="00B760A8">
            <w:pPr>
              <w:pStyle w:val="Compact"/>
              <w:jc w:val="center"/>
              <w:rPr>
                <w:sz w:val="21"/>
                <w:szCs w:val="21"/>
              </w:rPr>
            </w:pPr>
            <w:r w:rsidRPr="00B760A8">
              <w:rPr>
                <w:sz w:val="21"/>
                <w:szCs w:val="21"/>
              </w:rPr>
              <w:t>值</w:t>
            </w:r>
          </w:p>
        </w:tc>
        <w:tc>
          <w:tcPr>
            <w:tcW w:w="0" w:type="auto"/>
            <w:vAlign w:val="bottom"/>
          </w:tcPr>
          <w:p w14:paraId="43F89DFC" w14:textId="77777777" w:rsidR="00EF6EA2" w:rsidRPr="00B760A8" w:rsidRDefault="00AD60C7" w:rsidP="00B760A8">
            <w:pPr>
              <w:pStyle w:val="Compact"/>
              <w:jc w:val="center"/>
              <w:rPr>
                <w:sz w:val="21"/>
                <w:szCs w:val="21"/>
              </w:rPr>
            </w:pPr>
            <w:r w:rsidRPr="00B760A8">
              <w:rPr>
                <w:sz w:val="21"/>
                <w:szCs w:val="21"/>
              </w:rPr>
              <w:t>报文流动方向</w:t>
            </w:r>
          </w:p>
        </w:tc>
        <w:tc>
          <w:tcPr>
            <w:tcW w:w="0" w:type="auto"/>
            <w:vAlign w:val="bottom"/>
          </w:tcPr>
          <w:p w14:paraId="33D19514" w14:textId="77777777" w:rsidR="00EF6EA2" w:rsidRPr="00B760A8" w:rsidRDefault="00AD60C7" w:rsidP="00B760A8">
            <w:pPr>
              <w:pStyle w:val="Compact"/>
              <w:jc w:val="center"/>
              <w:rPr>
                <w:sz w:val="21"/>
                <w:szCs w:val="21"/>
              </w:rPr>
            </w:pPr>
            <w:r w:rsidRPr="00B760A8">
              <w:rPr>
                <w:sz w:val="21"/>
                <w:szCs w:val="21"/>
              </w:rPr>
              <w:t>描述</w:t>
            </w:r>
          </w:p>
        </w:tc>
      </w:tr>
      <w:tr w:rsidR="001E7BAA" w:rsidRPr="00B760A8" w14:paraId="5832543C" w14:textId="77777777">
        <w:tc>
          <w:tcPr>
            <w:tcW w:w="0" w:type="auto"/>
          </w:tcPr>
          <w:p w14:paraId="5E9ABADC" w14:textId="77777777" w:rsidR="00EF6EA2" w:rsidRPr="00B760A8" w:rsidRDefault="00AD60C7" w:rsidP="00B760A8">
            <w:pPr>
              <w:pStyle w:val="Compact"/>
              <w:jc w:val="center"/>
              <w:rPr>
                <w:sz w:val="21"/>
                <w:szCs w:val="21"/>
              </w:rPr>
            </w:pPr>
            <w:r w:rsidRPr="00B760A8">
              <w:rPr>
                <w:sz w:val="21"/>
                <w:szCs w:val="21"/>
              </w:rPr>
              <w:t>CONNECT</w:t>
            </w:r>
          </w:p>
        </w:tc>
        <w:tc>
          <w:tcPr>
            <w:tcW w:w="0" w:type="auto"/>
          </w:tcPr>
          <w:p w14:paraId="70FF74B1" w14:textId="77777777" w:rsidR="00EF6EA2" w:rsidRPr="00B760A8" w:rsidRDefault="00AD60C7" w:rsidP="00B760A8">
            <w:pPr>
              <w:pStyle w:val="Compact"/>
              <w:jc w:val="center"/>
              <w:rPr>
                <w:sz w:val="21"/>
                <w:szCs w:val="21"/>
              </w:rPr>
            </w:pPr>
            <w:r w:rsidRPr="00B760A8">
              <w:rPr>
                <w:sz w:val="21"/>
                <w:szCs w:val="21"/>
              </w:rPr>
              <w:t>1</w:t>
            </w:r>
          </w:p>
        </w:tc>
        <w:tc>
          <w:tcPr>
            <w:tcW w:w="0" w:type="auto"/>
          </w:tcPr>
          <w:p w14:paraId="132CA449" w14:textId="77777777" w:rsidR="00EF6EA2" w:rsidRPr="00B760A8" w:rsidRDefault="00AD60C7" w:rsidP="00B760A8">
            <w:pPr>
              <w:pStyle w:val="Compact"/>
              <w:jc w:val="center"/>
              <w:rPr>
                <w:sz w:val="21"/>
                <w:szCs w:val="21"/>
              </w:rPr>
            </w:pPr>
            <w:r w:rsidRPr="00B760A8">
              <w:rPr>
                <w:sz w:val="21"/>
                <w:szCs w:val="21"/>
              </w:rPr>
              <w:t>客户端到服务端</w:t>
            </w:r>
          </w:p>
        </w:tc>
        <w:tc>
          <w:tcPr>
            <w:tcW w:w="0" w:type="auto"/>
          </w:tcPr>
          <w:p w14:paraId="32A75345" w14:textId="77777777" w:rsidR="00EF6EA2" w:rsidRPr="00B760A8" w:rsidRDefault="00AD60C7" w:rsidP="00B760A8">
            <w:pPr>
              <w:pStyle w:val="Compact"/>
              <w:jc w:val="center"/>
              <w:rPr>
                <w:sz w:val="21"/>
                <w:szCs w:val="21"/>
              </w:rPr>
            </w:pPr>
            <w:r w:rsidRPr="00B760A8">
              <w:rPr>
                <w:sz w:val="21"/>
                <w:szCs w:val="21"/>
              </w:rPr>
              <w:t>客户端请求连接服务端</w:t>
            </w:r>
          </w:p>
        </w:tc>
      </w:tr>
      <w:tr w:rsidR="001E7BAA" w:rsidRPr="00B760A8" w14:paraId="48A2E85F" w14:textId="77777777">
        <w:tc>
          <w:tcPr>
            <w:tcW w:w="0" w:type="auto"/>
          </w:tcPr>
          <w:p w14:paraId="1DD6574B" w14:textId="77777777" w:rsidR="00EF6EA2" w:rsidRPr="00B760A8" w:rsidRDefault="00AD60C7" w:rsidP="00B760A8">
            <w:pPr>
              <w:pStyle w:val="Compact"/>
              <w:jc w:val="center"/>
              <w:rPr>
                <w:sz w:val="21"/>
                <w:szCs w:val="21"/>
              </w:rPr>
            </w:pPr>
            <w:r w:rsidRPr="00B760A8">
              <w:rPr>
                <w:sz w:val="21"/>
                <w:szCs w:val="21"/>
              </w:rPr>
              <w:t>PUBLISH</w:t>
            </w:r>
          </w:p>
        </w:tc>
        <w:tc>
          <w:tcPr>
            <w:tcW w:w="0" w:type="auto"/>
          </w:tcPr>
          <w:p w14:paraId="42DF9563" w14:textId="77777777" w:rsidR="00EF6EA2" w:rsidRPr="00B760A8" w:rsidRDefault="00AD60C7" w:rsidP="00B760A8">
            <w:pPr>
              <w:pStyle w:val="Compact"/>
              <w:jc w:val="center"/>
              <w:rPr>
                <w:sz w:val="21"/>
                <w:szCs w:val="21"/>
              </w:rPr>
            </w:pPr>
            <w:r w:rsidRPr="00B760A8">
              <w:rPr>
                <w:sz w:val="21"/>
                <w:szCs w:val="21"/>
              </w:rPr>
              <w:t>3</w:t>
            </w:r>
          </w:p>
        </w:tc>
        <w:tc>
          <w:tcPr>
            <w:tcW w:w="0" w:type="auto"/>
          </w:tcPr>
          <w:p w14:paraId="1672D933" w14:textId="77777777" w:rsidR="00EF6EA2" w:rsidRPr="00B760A8" w:rsidRDefault="00AD60C7" w:rsidP="00B760A8">
            <w:pPr>
              <w:pStyle w:val="Compact"/>
              <w:jc w:val="center"/>
              <w:rPr>
                <w:sz w:val="21"/>
                <w:szCs w:val="21"/>
              </w:rPr>
            </w:pPr>
            <w:r w:rsidRPr="00B760A8">
              <w:rPr>
                <w:sz w:val="21"/>
                <w:szCs w:val="21"/>
              </w:rPr>
              <w:t>两个方向都允许</w:t>
            </w:r>
          </w:p>
        </w:tc>
        <w:tc>
          <w:tcPr>
            <w:tcW w:w="0" w:type="auto"/>
          </w:tcPr>
          <w:p w14:paraId="4F033206" w14:textId="77777777" w:rsidR="00EF6EA2" w:rsidRPr="00B760A8" w:rsidRDefault="00AD60C7" w:rsidP="00B760A8">
            <w:pPr>
              <w:pStyle w:val="Compact"/>
              <w:jc w:val="center"/>
              <w:rPr>
                <w:sz w:val="21"/>
                <w:szCs w:val="21"/>
              </w:rPr>
            </w:pPr>
            <w:r w:rsidRPr="00B760A8">
              <w:rPr>
                <w:sz w:val="21"/>
                <w:szCs w:val="21"/>
              </w:rPr>
              <w:t>发布消息</w:t>
            </w:r>
          </w:p>
        </w:tc>
      </w:tr>
      <w:tr w:rsidR="001E7BAA" w:rsidRPr="00B760A8" w14:paraId="5BA687B1" w14:textId="77777777">
        <w:tc>
          <w:tcPr>
            <w:tcW w:w="0" w:type="auto"/>
          </w:tcPr>
          <w:p w14:paraId="2CB95656" w14:textId="77777777" w:rsidR="00EF6EA2" w:rsidRPr="00B760A8" w:rsidRDefault="00AD60C7" w:rsidP="00B760A8">
            <w:pPr>
              <w:pStyle w:val="Compact"/>
              <w:jc w:val="center"/>
              <w:rPr>
                <w:sz w:val="21"/>
                <w:szCs w:val="21"/>
              </w:rPr>
            </w:pPr>
            <w:r w:rsidRPr="00B760A8">
              <w:rPr>
                <w:sz w:val="21"/>
                <w:szCs w:val="21"/>
              </w:rPr>
              <w:t>SUBSCRIBE</w:t>
            </w:r>
          </w:p>
        </w:tc>
        <w:tc>
          <w:tcPr>
            <w:tcW w:w="0" w:type="auto"/>
          </w:tcPr>
          <w:p w14:paraId="5D31E234" w14:textId="77777777" w:rsidR="00EF6EA2" w:rsidRPr="00B760A8" w:rsidRDefault="00AD60C7" w:rsidP="00B760A8">
            <w:pPr>
              <w:pStyle w:val="Compact"/>
              <w:jc w:val="center"/>
              <w:rPr>
                <w:sz w:val="21"/>
                <w:szCs w:val="21"/>
              </w:rPr>
            </w:pPr>
            <w:r w:rsidRPr="00B760A8">
              <w:rPr>
                <w:sz w:val="21"/>
                <w:szCs w:val="21"/>
              </w:rPr>
              <w:t>8</w:t>
            </w:r>
          </w:p>
        </w:tc>
        <w:tc>
          <w:tcPr>
            <w:tcW w:w="0" w:type="auto"/>
          </w:tcPr>
          <w:p w14:paraId="5DBFD13C" w14:textId="77777777" w:rsidR="00EF6EA2" w:rsidRPr="00B760A8" w:rsidRDefault="00AD60C7" w:rsidP="00B760A8">
            <w:pPr>
              <w:pStyle w:val="Compact"/>
              <w:jc w:val="center"/>
              <w:rPr>
                <w:sz w:val="21"/>
                <w:szCs w:val="21"/>
              </w:rPr>
            </w:pPr>
            <w:r w:rsidRPr="00B760A8">
              <w:rPr>
                <w:sz w:val="21"/>
                <w:szCs w:val="21"/>
              </w:rPr>
              <w:t>客户端到服务端</w:t>
            </w:r>
          </w:p>
        </w:tc>
        <w:tc>
          <w:tcPr>
            <w:tcW w:w="0" w:type="auto"/>
          </w:tcPr>
          <w:p w14:paraId="22CADDAA" w14:textId="77777777" w:rsidR="00EF6EA2" w:rsidRPr="00B760A8" w:rsidRDefault="00AD60C7" w:rsidP="00B760A8">
            <w:pPr>
              <w:pStyle w:val="Compact"/>
              <w:jc w:val="center"/>
              <w:rPr>
                <w:sz w:val="21"/>
                <w:szCs w:val="21"/>
              </w:rPr>
            </w:pPr>
            <w:r w:rsidRPr="00B760A8">
              <w:rPr>
                <w:sz w:val="21"/>
                <w:szCs w:val="21"/>
              </w:rPr>
              <w:t>客户订阅请求</w:t>
            </w:r>
          </w:p>
        </w:tc>
      </w:tr>
      <w:tr w:rsidR="001E7BAA" w:rsidRPr="00B760A8" w14:paraId="73293FB2" w14:textId="77777777">
        <w:tc>
          <w:tcPr>
            <w:tcW w:w="0" w:type="auto"/>
          </w:tcPr>
          <w:p w14:paraId="1EB06F57" w14:textId="77777777" w:rsidR="00EF6EA2" w:rsidRPr="00B760A8" w:rsidRDefault="00AD60C7" w:rsidP="00B760A8">
            <w:pPr>
              <w:pStyle w:val="Compact"/>
              <w:jc w:val="center"/>
              <w:rPr>
                <w:sz w:val="21"/>
                <w:szCs w:val="21"/>
              </w:rPr>
            </w:pPr>
            <w:r w:rsidRPr="00B760A8">
              <w:rPr>
                <w:sz w:val="21"/>
                <w:szCs w:val="21"/>
              </w:rPr>
              <w:t>DISCONNECT</w:t>
            </w:r>
          </w:p>
        </w:tc>
        <w:tc>
          <w:tcPr>
            <w:tcW w:w="0" w:type="auto"/>
          </w:tcPr>
          <w:p w14:paraId="71AC0E81" w14:textId="77777777" w:rsidR="00EF6EA2" w:rsidRPr="00B760A8" w:rsidRDefault="00AD60C7" w:rsidP="00B760A8">
            <w:pPr>
              <w:pStyle w:val="Compact"/>
              <w:jc w:val="center"/>
              <w:rPr>
                <w:sz w:val="21"/>
                <w:szCs w:val="21"/>
              </w:rPr>
            </w:pPr>
            <w:r w:rsidRPr="00B760A8">
              <w:rPr>
                <w:sz w:val="21"/>
                <w:szCs w:val="21"/>
              </w:rPr>
              <w:t>15</w:t>
            </w:r>
          </w:p>
        </w:tc>
        <w:tc>
          <w:tcPr>
            <w:tcW w:w="0" w:type="auto"/>
          </w:tcPr>
          <w:p w14:paraId="70B56A04" w14:textId="77777777" w:rsidR="00EF6EA2" w:rsidRPr="00B760A8" w:rsidRDefault="00AD60C7" w:rsidP="00B760A8">
            <w:pPr>
              <w:pStyle w:val="Compact"/>
              <w:jc w:val="center"/>
              <w:rPr>
                <w:sz w:val="21"/>
                <w:szCs w:val="21"/>
              </w:rPr>
            </w:pPr>
            <w:r w:rsidRPr="00B760A8">
              <w:rPr>
                <w:sz w:val="21"/>
                <w:szCs w:val="21"/>
              </w:rPr>
              <w:t>客户端到服务端</w:t>
            </w:r>
          </w:p>
        </w:tc>
        <w:tc>
          <w:tcPr>
            <w:tcW w:w="0" w:type="auto"/>
          </w:tcPr>
          <w:p w14:paraId="7AB0FEBB" w14:textId="77777777" w:rsidR="00EF6EA2" w:rsidRPr="00B760A8" w:rsidRDefault="00AD60C7" w:rsidP="00B760A8">
            <w:pPr>
              <w:pStyle w:val="Compact"/>
              <w:jc w:val="center"/>
              <w:rPr>
                <w:sz w:val="21"/>
                <w:szCs w:val="21"/>
              </w:rPr>
            </w:pPr>
            <w:r w:rsidRPr="00B760A8">
              <w:rPr>
                <w:sz w:val="21"/>
                <w:szCs w:val="21"/>
              </w:rPr>
              <w:t>客户端断开连接</w:t>
            </w:r>
          </w:p>
        </w:tc>
      </w:tr>
    </w:tbl>
    <w:p w14:paraId="107D81EF" w14:textId="77777777" w:rsidR="00EF6EA2" w:rsidRPr="001E7BAA" w:rsidRDefault="00AD60C7">
      <w:pPr>
        <w:pStyle w:val="a0"/>
        <w:ind w:firstLine="480"/>
      </w:pPr>
      <w:r w:rsidRPr="001E7BAA">
        <w:t>第二部分为剩余长度，表示当前报文剩余部分的字节数，包括可变报头和负载的数据，不包括剩余长度字段本身的字节数。也就是说，在数值上剩余长度</w:t>
      </w:r>
      <w:r w:rsidRPr="001E7BAA">
        <w:t xml:space="preserve"> = </w:t>
      </w:r>
      <w:r w:rsidRPr="001E7BAA">
        <w:t>可变报头</w:t>
      </w:r>
      <w:r w:rsidRPr="001E7BAA">
        <w:t xml:space="preserve"> + </w:t>
      </w:r>
      <w:r w:rsidRPr="001E7BAA">
        <w:t>有效载荷。</w:t>
      </w:r>
    </w:p>
    <w:p w14:paraId="39EE6173" w14:textId="4E4C210F" w:rsidR="00EF6EA2" w:rsidRPr="001E7BAA" w:rsidRDefault="00AD60C7">
      <w:pPr>
        <w:pStyle w:val="a0"/>
        <w:ind w:firstLine="480"/>
      </w:pPr>
      <w:r w:rsidRPr="001E7BAA">
        <w:t>剩余长度采用一个变长的编码方案，对小于</w:t>
      </w:r>
      <w:r w:rsidRPr="001E7BAA">
        <w:t>128</w:t>
      </w:r>
      <w:r w:rsidRPr="001E7BAA">
        <w:t>的值其采用单字节编码，更大的值按照下述编码方式进行处理</w:t>
      </w:r>
      <w:r w:rsidR="00E2347A">
        <w:rPr>
          <w:rFonts w:hint="eastAsia"/>
        </w:rPr>
        <w:t>，</w:t>
      </w:r>
      <w:r w:rsidRPr="001E7BAA">
        <w:t>低</w:t>
      </w:r>
      <w:r w:rsidRPr="001E7BAA">
        <w:t>7</w:t>
      </w:r>
      <w:r w:rsidRPr="001E7BAA">
        <w:t>位有效位用于编码数据，最高有效位用于指示是否有更多的字节。因此每个字节可以编码</w:t>
      </w:r>
      <w:r w:rsidRPr="001E7BAA">
        <w:t>128</w:t>
      </w:r>
      <w:r w:rsidRPr="001E7BAA">
        <w:t>个数值和一个延续位</w:t>
      </w:r>
      <w:r w:rsidRPr="001E7BAA">
        <w:t>(continuation bit)</w:t>
      </w:r>
      <w:r w:rsidRPr="001E7BAA">
        <w:t>。剩余长度字段最大</w:t>
      </w:r>
      <w:r w:rsidRPr="001E7BAA">
        <w:t>4</w:t>
      </w:r>
      <w:r w:rsidRPr="001E7BAA">
        <w:t>个字节。例如，十进制数</w:t>
      </w:r>
      <w:r w:rsidRPr="001E7BAA">
        <w:t>64</w:t>
      </w:r>
      <w:r w:rsidRPr="001E7BAA">
        <w:t>会被编码为一个字节，数值是</w:t>
      </w:r>
      <w:r w:rsidRPr="001E7BAA">
        <w:t>64</w:t>
      </w:r>
      <w:r w:rsidRPr="001E7BAA">
        <w:t>，十六进制表示为</w:t>
      </w:r>
      <w:r w:rsidRPr="001E7BAA">
        <w:t>0x40,</w:t>
      </w:r>
      <w:r w:rsidRPr="001E7BAA">
        <w:t>。</w:t>
      </w:r>
      <w:r w:rsidRPr="001E7BAA">
        <w:t>十进制数字</w:t>
      </w:r>
      <w:r w:rsidRPr="001E7BAA">
        <w:t>321(=65+2*128)</w:t>
      </w:r>
      <w:r w:rsidRPr="001E7BAA">
        <w:t>被编码为两个字节，最低有效位在前。第一个字节是</w:t>
      </w:r>
      <w:r w:rsidRPr="001E7BAA">
        <w:t>6+128=193</w:t>
      </w:r>
      <w:r w:rsidRPr="001E7BAA">
        <w:t>。注意最高位为</w:t>
      </w:r>
      <w:r w:rsidRPr="001E7BAA">
        <w:t>1</w:t>
      </w:r>
      <w:r w:rsidRPr="001E7BAA">
        <w:t>表示后面至少还有一个字节。第二个字节是</w:t>
      </w:r>
      <w:r w:rsidRPr="001E7BAA">
        <w:t>2.</w:t>
      </w:r>
    </w:p>
    <w:p w14:paraId="091D5864" w14:textId="77777777" w:rsidR="00EF6EA2" w:rsidRPr="001E7BAA" w:rsidRDefault="00AD60C7">
      <w:pPr>
        <w:pStyle w:val="4"/>
        <w:spacing w:before="120" w:after="120"/>
      </w:pPr>
      <w:bookmarkStart w:id="30" w:name="connect连接报文"/>
      <w:bookmarkEnd w:id="28"/>
      <w:r w:rsidRPr="001E7BAA">
        <w:t>CONNECT</w:t>
      </w:r>
      <w:r w:rsidRPr="001E7BAA">
        <w:t>连接报文</w:t>
      </w:r>
    </w:p>
    <w:p w14:paraId="45D49F1D" w14:textId="77777777" w:rsidR="00EF6EA2" w:rsidRPr="001E7BAA" w:rsidRDefault="00AD60C7">
      <w:pPr>
        <w:pStyle w:val="FirstParagraph"/>
        <w:ind w:firstLine="480"/>
      </w:pPr>
      <w:r w:rsidRPr="001E7BAA">
        <w:t>CONNECT</w:t>
      </w:r>
      <w:r w:rsidRPr="001E7BAA">
        <w:t>报文是</w:t>
      </w:r>
      <w:r w:rsidRPr="001E7BAA">
        <w:t>MQTT</w:t>
      </w:r>
      <w:r w:rsidRPr="001E7BAA">
        <w:t>协议中用于建立与</w:t>
      </w:r>
      <w:r w:rsidRPr="001E7BAA">
        <w:t>MQTT</w:t>
      </w:r>
      <w:r w:rsidRPr="001E7BAA">
        <w:t>代理（</w:t>
      </w:r>
      <w:r w:rsidRPr="001E7BAA">
        <w:t>Broker</w:t>
      </w:r>
      <w:r w:rsidRPr="001E7BAA">
        <w:t>）之间连接的报文。它是</w:t>
      </w:r>
      <w:r w:rsidRPr="001E7BAA">
        <w:t>MQTT</w:t>
      </w:r>
      <w:r w:rsidRPr="001E7BAA">
        <w:t>客户端在初始阶段发送的第一个报文，用于建立会话并进行身份验证。</w:t>
      </w:r>
    </w:p>
    <w:p w14:paraId="08E8EA83" w14:textId="77777777" w:rsidR="00EF6EA2" w:rsidRPr="001E7BAA" w:rsidRDefault="00AD60C7">
      <w:pPr>
        <w:pStyle w:val="5"/>
        <w:spacing w:before="120" w:after="120"/>
      </w:pPr>
      <w:bookmarkStart w:id="31" w:name="固定报头"/>
      <w:r w:rsidRPr="001E7BAA">
        <w:t>固定报头</w:t>
      </w:r>
    </w:p>
    <w:p w14:paraId="6A79684C" w14:textId="77777777" w:rsidR="00EF6EA2" w:rsidRPr="001E7BAA" w:rsidRDefault="00AD60C7">
      <w:pPr>
        <w:pStyle w:val="FirstParagraph"/>
        <w:ind w:firstLine="480"/>
      </w:pPr>
      <w:r w:rsidRPr="001E7BAA">
        <w:t>查询上表可以得到固定报头中</w:t>
      </w:r>
      <w:r w:rsidRPr="001E7BAA">
        <w:t>MQTT</w:t>
      </w:r>
      <w:r w:rsidRPr="001E7BAA">
        <w:t>报文类型为</w:t>
      </w:r>
      <w:r w:rsidRPr="001E7BAA">
        <w:t>1</w:t>
      </w:r>
      <w:r w:rsidRPr="001E7BAA">
        <w:t>，标志位全部设置为</w:t>
      </w:r>
      <w:r w:rsidRPr="001E7BAA">
        <w:t>0</w:t>
      </w:r>
      <w:r w:rsidRPr="001E7BAA">
        <w:t>，则可以得到固定报头的第一个字节为</w:t>
      </w:r>
      <w:r w:rsidRPr="001E7BAA">
        <w:t xml:space="preserve">0x10. </w:t>
      </w:r>
      <w:r w:rsidRPr="001E7BAA">
        <w:t>剩余长度需要在得到可变报头及有效载荷后才能进行计算</w:t>
      </w:r>
    </w:p>
    <w:p w14:paraId="4EA31B1A" w14:textId="77777777" w:rsidR="00EF6EA2" w:rsidRPr="001E7BAA" w:rsidRDefault="00AD60C7">
      <w:pPr>
        <w:pStyle w:val="5"/>
        <w:spacing w:before="120" w:after="120"/>
      </w:pPr>
      <w:bookmarkStart w:id="32" w:name="可变报头"/>
      <w:bookmarkEnd w:id="31"/>
      <w:r w:rsidRPr="001E7BAA">
        <w:t>可变报头</w:t>
      </w:r>
    </w:p>
    <w:p w14:paraId="62539912" w14:textId="77777777" w:rsidR="00EF6EA2" w:rsidRPr="001E7BAA" w:rsidRDefault="00AD60C7">
      <w:pPr>
        <w:pStyle w:val="FirstParagraph"/>
        <w:ind w:firstLine="480"/>
      </w:pPr>
      <w:r w:rsidRPr="001E7BAA">
        <w:t>CONNECT</w:t>
      </w:r>
      <w:r w:rsidRPr="001E7BAA">
        <w:t>报文的可变报头按照下列次序包括四个字段：协议名</w:t>
      </w:r>
      <w:r w:rsidRPr="001E7BAA">
        <w:t>(Protocol Name)</w:t>
      </w:r>
      <w:r w:rsidRPr="001E7BAA">
        <w:t>，协议级别</w:t>
      </w:r>
      <w:r w:rsidRPr="001E7BAA">
        <w:t>(Protocol Level)</w:t>
      </w:r>
      <w:r w:rsidRPr="001E7BAA">
        <w:t>，连接标志</w:t>
      </w:r>
      <w:r w:rsidRPr="001E7BAA">
        <w:t>(Connect Flags)</w:t>
      </w:r>
      <w:r w:rsidRPr="001E7BAA">
        <w:t>和保持连接</w:t>
      </w:r>
      <w:r w:rsidRPr="001E7BAA">
        <w:t>(Keep Alive)</w:t>
      </w:r>
      <w:r w:rsidRPr="001E7BAA">
        <w:t>。其中协议名的数据固定，四字节表示的</w:t>
      </w:r>
      <w:r w:rsidRPr="001E7BAA">
        <w:t>“MQTT”</w:t>
      </w:r>
      <w:r w:rsidRPr="001E7BAA">
        <w:t>的</w:t>
      </w:r>
      <w:r w:rsidRPr="001E7BAA">
        <w:t>ASCII</w:t>
      </w:r>
      <w:r w:rsidRPr="001E7BAA">
        <w:t>编码。</w:t>
      </w:r>
    </w:p>
    <w:p w14:paraId="3C244592" w14:textId="77777777" w:rsidR="00EF6EA2" w:rsidRPr="001E7BAA" w:rsidRDefault="00AD60C7">
      <w:pPr>
        <w:pStyle w:val="a0"/>
        <w:ind w:firstLine="480"/>
      </w:pPr>
      <w:r w:rsidRPr="001E7BAA">
        <w:t>协议级别（</w:t>
      </w:r>
      <w:r w:rsidRPr="001E7BAA">
        <w:t>Protocol Level</w:t>
      </w:r>
      <w:r w:rsidRPr="001E7BAA">
        <w:t>）指定了客户端使用的</w:t>
      </w:r>
      <w:r w:rsidRPr="001E7BAA">
        <w:t>MQTT</w:t>
      </w:r>
      <w:r w:rsidRPr="001E7BAA">
        <w:t>协议版本号，占据了</w:t>
      </w:r>
      <w:r w:rsidRPr="001E7BAA">
        <w:t>2</w:t>
      </w:r>
      <w:r w:rsidRPr="001E7BAA">
        <w:t>个字节（</w:t>
      </w:r>
      <w:r w:rsidRPr="001E7BAA">
        <w:t>16</w:t>
      </w:r>
      <w:r w:rsidRPr="001E7BAA">
        <w:t>位），是一个无符号整数。在连接建立之前，客户端和服务器之间必须协商一个协议级别</w:t>
      </w:r>
      <w:r w:rsidRPr="001E7BAA">
        <w:t>。如果客户端和服务器支持的协议级别不同，则连接将被拒绝。协议级别指示客户端使用的</w:t>
      </w:r>
      <w:r w:rsidRPr="001E7BAA">
        <w:t>MQTT</w:t>
      </w:r>
      <w:r w:rsidRPr="001E7BAA">
        <w:t>协议版本。</w:t>
      </w:r>
      <w:r w:rsidRPr="001E7BAA">
        <w:t>MQTT 3.1.1</w:t>
      </w:r>
      <w:r w:rsidRPr="001E7BAA">
        <w:t>的协议级别是</w:t>
      </w:r>
      <w:r w:rsidRPr="001E7BAA">
        <w:t>4</w:t>
      </w:r>
      <w:r w:rsidRPr="001E7BAA">
        <w:t>（</w:t>
      </w:r>
      <w:r w:rsidRPr="001E7BAA">
        <w:t>0x04</w:t>
      </w:r>
      <w:r w:rsidRPr="001E7BAA">
        <w:t>），而</w:t>
      </w:r>
      <w:r w:rsidRPr="001E7BAA">
        <w:t>MQTT 5.0</w:t>
      </w:r>
      <w:r w:rsidRPr="001E7BAA">
        <w:t>的协议级别是</w:t>
      </w:r>
      <w:r w:rsidRPr="001E7BAA">
        <w:t>5</w:t>
      </w:r>
      <w:r w:rsidRPr="001E7BAA">
        <w:t>（</w:t>
      </w:r>
      <w:r w:rsidRPr="001E7BAA">
        <w:t>0x05</w:t>
      </w:r>
      <w:r w:rsidRPr="001E7BAA">
        <w:t>）。阿里云物联网平台产品文档中显示，目前物联网平台支持</w:t>
      </w:r>
      <w:r w:rsidRPr="001E7BAA">
        <w:t>MQTT</w:t>
      </w:r>
      <w:r w:rsidRPr="001E7BAA">
        <w:t>标准协议接入，兼容</w:t>
      </w:r>
      <w:r w:rsidRPr="001E7BAA">
        <w:t>5.0</w:t>
      </w:r>
      <w:r w:rsidRPr="001E7BAA">
        <w:t>、</w:t>
      </w:r>
      <w:r w:rsidRPr="001E7BAA">
        <w:t>3.1.1</w:t>
      </w:r>
      <w:r w:rsidRPr="001E7BAA">
        <w:t>和</w:t>
      </w:r>
      <w:r w:rsidRPr="001E7BAA">
        <w:t>3.1</w:t>
      </w:r>
      <w:r w:rsidRPr="001E7BAA">
        <w:t>版本协议。因此本设计中采用</w:t>
      </w:r>
      <w:r w:rsidRPr="001E7BAA">
        <w:t>MQTT3.1.1</w:t>
      </w:r>
      <w:r w:rsidRPr="001E7BAA">
        <w:t>协议，协议级别填写</w:t>
      </w:r>
      <w:r w:rsidRPr="001E7BAA">
        <w:t>0x04</w:t>
      </w:r>
    </w:p>
    <w:p w14:paraId="568DB972" w14:textId="6732DECC" w:rsidR="00EF6EA2" w:rsidRPr="001E7BAA" w:rsidRDefault="00AD60C7">
      <w:pPr>
        <w:pStyle w:val="a0"/>
        <w:ind w:firstLine="480"/>
      </w:pPr>
      <w:r w:rsidRPr="001E7BAA">
        <w:lastRenderedPageBreak/>
        <w:t>连接标志是</w:t>
      </w:r>
      <w:r w:rsidRPr="001E7BAA">
        <w:t>MQTT</w:t>
      </w:r>
      <w:r w:rsidRPr="001E7BAA">
        <w:t>连接报文中的可变报头字段之一，它用于定义</w:t>
      </w:r>
      <w:r w:rsidRPr="001E7BAA">
        <w:t>MQTT</w:t>
      </w:r>
      <w:r w:rsidRPr="001E7BAA">
        <w:t>客户端与</w:t>
      </w:r>
      <w:r w:rsidRPr="001E7BAA">
        <w:t>MQTT</w:t>
      </w:r>
      <w:r w:rsidRPr="001E7BAA">
        <w:t>代理服务器之间连接的一些行为特征和约束。连接标志是一个</w:t>
      </w:r>
      <w:r w:rsidRPr="001E7BAA">
        <w:t>8</w:t>
      </w:r>
      <w:r w:rsidRPr="001E7BAA">
        <w:t>位字节，</w:t>
      </w:r>
      <w:r w:rsidRPr="001E7BAA">
        <w:t>其中的各个位定义了不同的连接选项。在</w:t>
      </w:r>
      <w:r w:rsidRPr="001E7BAA">
        <w:t>MQTT 3.1.1</w:t>
      </w:r>
      <w:r w:rsidRPr="001E7BAA">
        <w:t>规范中连接标志的</w:t>
      </w:r>
      <w:r w:rsidRPr="001E7BAA">
        <w:t>8</w:t>
      </w:r>
      <w:r w:rsidRPr="001E7BAA">
        <w:t>位所代表的连接选项如</w:t>
      </w:r>
      <w:r w:rsidRPr="001E7BAA">
        <w:fldChar w:fldCharType="begin"/>
      </w:r>
      <w:r w:rsidRPr="001E7BAA">
        <w:instrText>Ref tbl-connect \r</w:instrText>
      </w:r>
      <w:r w:rsidR="001E7BAA">
        <w:instrText xml:space="preserve"> \* MERGEFORMAT </w:instrText>
      </w:r>
      <w:r w:rsidRPr="001E7BAA">
        <w:fldChar w:fldCharType="separate"/>
      </w:r>
      <w:r w:rsidR="00137210">
        <w:rPr>
          <w:rFonts w:hint="eastAsia"/>
        </w:rPr>
        <w:t>表</w:t>
      </w:r>
      <w:r w:rsidR="00137210">
        <w:rPr>
          <w:rFonts w:hint="eastAsia"/>
        </w:rPr>
        <w:t>2-2</w:t>
      </w:r>
      <w:r w:rsidRPr="001E7BAA">
        <w:fldChar w:fldCharType="end"/>
      </w:r>
      <w:r w:rsidRPr="001E7BAA">
        <w:t>所示。考虑到物联网平台在连接时需要提供用户名及密码，这一字节设置为</w:t>
      </w:r>
      <w:r w:rsidRPr="001E7BAA">
        <w:t>0xC2.</w:t>
      </w:r>
    </w:p>
    <w:p w14:paraId="1610283A" w14:textId="77777777" w:rsidR="00EF6EA2" w:rsidRPr="00B760A8" w:rsidRDefault="00AD60C7" w:rsidP="00B760A8">
      <w:pPr>
        <w:pStyle w:val="TableCaption"/>
        <w:spacing w:beforeLines="0" w:line="300" w:lineRule="auto"/>
        <w:rPr>
          <w:sz w:val="21"/>
          <w:szCs w:val="21"/>
        </w:rPr>
      </w:pPr>
      <w:bookmarkStart w:id="33" w:name="tbl-connect"/>
      <w:r w:rsidRPr="00B760A8">
        <w:rPr>
          <w:sz w:val="21"/>
          <w:szCs w:val="21"/>
        </w:rPr>
        <w:t>连接标志位</w:t>
      </w:r>
      <w:bookmarkEnd w:id="33"/>
    </w:p>
    <w:tbl>
      <w:tblPr>
        <w:tblStyle w:val="Table"/>
        <w:tblW w:w="0" w:type="pct"/>
        <w:tblLook w:val="0020" w:firstRow="1" w:lastRow="0" w:firstColumn="0" w:lastColumn="0" w:noHBand="0" w:noVBand="0"/>
      </w:tblPr>
      <w:tblGrid>
        <w:gridCol w:w="426"/>
        <w:gridCol w:w="1494"/>
        <w:gridCol w:w="2946"/>
        <w:gridCol w:w="636"/>
      </w:tblGrid>
      <w:tr w:rsidR="001E7BAA" w:rsidRPr="00B760A8" w14:paraId="47471B3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4E3FC6F" w14:textId="77777777" w:rsidR="00EF6EA2" w:rsidRPr="00B760A8" w:rsidRDefault="00AD60C7" w:rsidP="00B760A8">
            <w:pPr>
              <w:pStyle w:val="Compact"/>
              <w:jc w:val="center"/>
              <w:rPr>
                <w:sz w:val="21"/>
                <w:szCs w:val="21"/>
              </w:rPr>
            </w:pPr>
            <w:r w:rsidRPr="00B760A8">
              <w:rPr>
                <w:sz w:val="21"/>
                <w:szCs w:val="21"/>
              </w:rPr>
              <w:t>位</w:t>
            </w:r>
          </w:p>
        </w:tc>
        <w:tc>
          <w:tcPr>
            <w:tcW w:w="0" w:type="auto"/>
            <w:vAlign w:val="bottom"/>
          </w:tcPr>
          <w:p w14:paraId="3957ED1D" w14:textId="77777777" w:rsidR="00EF6EA2" w:rsidRPr="00B760A8" w:rsidRDefault="00AD60C7" w:rsidP="00B760A8">
            <w:pPr>
              <w:pStyle w:val="Compact"/>
              <w:jc w:val="center"/>
              <w:rPr>
                <w:sz w:val="21"/>
                <w:szCs w:val="21"/>
              </w:rPr>
            </w:pPr>
            <w:r w:rsidRPr="00B760A8">
              <w:rPr>
                <w:sz w:val="21"/>
                <w:szCs w:val="21"/>
              </w:rPr>
              <w:t>名称</w:t>
            </w:r>
          </w:p>
        </w:tc>
        <w:tc>
          <w:tcPr>
            <w:tcW w:w="0" w:type="auto"/>
            <w:vAlign w:val="bottom"/>
          </w:tcPr>
          <w:p w14:paraId="7D30539D" w14:textId="77777777" w:rsidR="00EF6EA2" w:rsidRPr="00B760A8" w:rsidRDefault="00AD60C7" w:rsidP="00B760A8">
            <w:pPr>
              <w:pStyle w:val="Compact"/>
              <w:jc w:val="center"/>
              <w:rPr>
                <w:sz w:val="21"/>
                <w:szCs w:val="21"/>
              </w:rPr>
            </w:pPr>
            <w:r w:rsidRPr="00B760A8">
              <w:rPr>
                <w:sz w:val="21"/>
                <w:szCs w:val="21"/>
              </w:rPr>
              <w:t>含义</w:t>
            </w:r>
          </w:p>
        </w:tc>
        <w:tc>
          <w:tcPr>
            <w:tcW w:w="0" w:type="auto"/>
            <w:vAlign w:val="bottom"/>
          </w:tcPr>
          <w:p w14:paraId="4204A552" w14:textId="77777777" w:rsidR="00EF6EA2" w:rsidRPr="00B760A8" w:rsidRDefault="00AD60C7" w:rsidP="00B760A8">
            <w:pPr>
              <w:pStyle w:val="Compact"/>
              <w:jc w:val="center"/>
              <w:rPr>
                <w:sz w:val="21"/>
                <w:szCs w:val="21"/>
              </w:rPr>
            </w:pPr>
            <w:r w:rsidRPr="00B760A8">
              <w:rPr>
                <w:sz w:val="21"/>
                <w:szCs w:val="21"/>
              </w:rPr>
              <w:t>内容</w:t>
            </w:r>
          </w:p>
        </w:tc>
      </w:tr>
      <w:tr w:rsidR="001E7BAA" w:rsidRPr="00B760A8" w14:paraId="56E549E5" w14:textId="77777777">
        <w:tc>
          <w:tcPr>
            <w:tcW w:w="0" w:type="auto"/>
          </w:tcPr>
          <w:p w14:paraId="0DEC2AC8" w14:textId="77777777" w:rsidR="00EF6EA2" w:rsidRPr="00B760A8" w:rsidRDefault="00AD60C7" w:rsidP="00B760A8">
            <w:pPr>
              <w:pStyle w:val="Compact"/>
              <w:jc w:val="center"/>
              <w:rPr>
                <w:sz w:val="21"/>
                <w:szCs w:val="21"/>
              </w:rPr>
            </w:pPr>
            <w:r w:rsidRPr="00B760A8">
              <w:rPr>
                <w:sz w:val="21"/>
                <w:szCs w:val="21"/>
              </w:rPr>
              <w:t>7</w:t>
            </w:r>
          </w:p>
        </w:tc>
        <w:tc>
          <w:tcPr>
            <w:tcW w:w="0" w:type="auto"/>
          </w:tcPr>
          <w:p w14:paraId="383202AA" w14:textId="77777777" w:rsidR="00EF6EA2" w:rsidRPr="00B760A8" w:rsidRDefault="00AD60C7" w:rsidP="00B760A8">
            <w:pPr>
              <w:pStyle w:val="Compact"/>
              <w:jc w:val="center"/>
              <w:rPr>
                <w:sz w:val="21"/>
                <w:szCs w:val="21"/>
              </w:rPr>
            </w:pPr>
            <w:r w:rsidRPr="00B760A8">
              <w:rPr>
                <w:sz w:val="21"/>
                <w:szCs w:val="21"/>
              </w:rPr>
              <w:t>Username Flag</w:t>
            </w:r>
          </w:p>
        </w:tc>
        <w:tc>
          <w:tcPr>
            <w:tcW w:w="0" w:type="auto"/>
          </w:tcPr>
          <w:p w14:paraId="719CFC96" w14:textId="77777777" w:rsidR="00EF6EA2" w:rsidRPr="00B760A8" w:rsidRDefault="00AD60C7" w:rsidP="00B760A8">
            <w:pPr>
              <w:pStyle w:val="Compact"/>
              <w:jc w:val="center"/>
              <w:rPr>
                <w:sz w:val="21"/>
                <w:szCs w:val="21"/>
              </w:rPr>
            </w:pPr>
            <w:r w:rsidRPr="00B760A8">
              <w:rPr>
                <w:sz w:val="21"/>
                <w:szCs w:val="21"/>
              </w:rPr>
              <w:t>用户名标志位</w:t>
            </w:r>
          </w:p>
        </w:tc>
        <w:tc>
          <w:tcPr>
            <w:tcW w:w="0" w:type="auto"/>
          </w:tcPr>
          <w:p w14:paraId="2E92F59D" w14:textId="77777777" w:rsidR="00EF6EA2" w:rsidRPr="00B760A8" w:rsidRDefault="00AD60C7" w:rsidP="00B760A8">
            <w:pPr>
              <w:pStyle w:val="Compact"/>
              <w:jc w:val="center"/>
              <w:rPr>
                <w:sz w:val="21"/>
                <w:szCs w:val="21"/>
              </w:rPr>
            </w:pPr>
            <w:r w:rsidRPr="00B760A8">
              <w:rPr>
                <w:sz w:val="21"/>
                <w:szCs w:val="21"/>
              </w:rPr>
              <w:t>1</w:t>
            </w:r>
          </w:p>
        </w:tc>
      </w:tr>
      <w:tr w:rsidR="001E7BAA" w:rsidRPr="00B760A8" w14:paraId="2A046F52" w14:textId="77777777">
        <w:tc>
          <w:tcPr>
            <w:tcW w:w="0" w:type="auto"/>
          </w:tcPr>
          <w:p w14:paraId="3550C96F" w14:textId="77777777" w:rsidR="00EF6EA2" w:rsidRPr="00B760A8" w:rsidRDefault="00AD60C7" w:rsidP="00B760A8">
            <w:pPr>
              <w:pStyle w:val="Compact"/>
              <w:jc w:val="center"/>
              <w:rPr>
                <w:sz w:val="21"/>
                <w:szCs w:val="21"/>
              </w:rPr>
            </w:pPr>
            <w:r w:rsidRPr="00B760A8">
              <w:rPr>
                <w:sz w:val="21"/>
                <w:szCs w:val="21"/>
              </w:rPr>
              <w:t>6</w:t>
            </w:r>
          </w:p>
        </w:tc>
        <w:tc>
          <w:tcPr>
            <w:tcW w:w="0" w:type="auto"/>
          </w:tcPr>
          <w:p w14:paraId="774C68BC" w14:textId="77777777" w:rsidR="00EF6EA2" w:rsidRPr="00B760A8" w:rsidRDefault="00AD60C7" w:rsidP="00B760A8">
            <w:pPr>
              <w:pStyle w:val="Compact"/>
              <w:jc w:val="center"/>
              <w:rPr>
                <w:sz w:val="21"/>
                <w:szCs w:val="21"/>
              </w:rPr>
            </w:pPr>
            <w:r w:rsidRPr="00B760A8">
              <w:rPr>
                <w:sz w:val="21"/>
                <w:szCs w:val="21"/>
              </w:rPr>
              <w:t>Password Flag</w:t>
            </w:r>
          </w:p>
        </w:tc>
        <w:tc>
          <w:tcPr>
            <w:tcW w:w="0" w:type="auto"/>
          </w:tcPr>
          <w:p w14:paraId="495AE417" w14:textId="77777777" w:rsidR="00EF6EA2" w:rsidRPr="00B760A8" w:rsidRDefault="00AD60C7" w:rsidP="00B760A8">
            <w:pPr>
              <w:pStyle w:val="Compact"/>
              <w:jc w:val="center"/>
              <w:rPr>
                <w:sz w:val="21"/>
                <w:szCs w:val="21"/>
              </w:rPr>
            </w:pPr>
            <w:r w:rsidRPr="00B760A8">
              <w:rPr>
                <w:sz w:val="21"/>
                <w:szCs w:val="21"/>
              </w:rPr>
              <w:t>密码标志位</w:t>
            </w:r>
          </w:p>
        </w:tc>
        <w:tc>
          <w:tcPr>
            <w:tcW w:w="0" w:type="auto"/>
          </w:tcPr>
          <w:p w14:paraId="3EED207F" w14:textId="77777777" w:rsidR="00EF6EA2" w:rsidRPr="00B760A8" w:rsidRDefault="00AD60C7" w:rsidP="00B760A8">
            <w:pPr>
              <w:pStyle w:val="Compact"/>
              <w:jc w:val="center"/>
              <w:rPr>
                <w:sz w:val="21"/>
                <w:szCs w:val="21"/>
              </w:rPr>
            </w:pPr>
            <w:r w:rsidRPr="00B760A8">
              <w:rPr>
                <w:sz w:val="21"/>
                <w:szCs w:val="21"/>
              </w:rPr>
              <w:t>1</w:t>
            </w:r>
          </w:p>
        </w:tc>
      </w:tr>
      <w:tr w:rsidR="001E7BAA" w:rsidRPr="00B760A8" w14:paraId="7970CDBE" w14:textId="77777777">
        <w:tc>
          <w:tcPr>
            <w:tcW w:w="0" w:type="auto"/>
          </w:tcPr>
          <w:p w14:paraId="072F65B3" w14:textId="77777777" w:rsidR="00EF6EA2" w:rsidRPr="00B760A8" w:rsidRDefault="00AD60C7" w:rsidP="00B760A8">
            <w:pPr>
              <w:pStyle w:val="Compact"/>
              <w:jc w:val="center"/>
              <w:rPr>
                <w:sz w:val="21"/>
                <w:szCs w:val="21"/>
              </w:rPr>
            </w:pPr>
            <w:r w:rsidRPr="00B760A8">
              <w:rPr>
                <w:sz w:val="21"/>
                <w:szCs w:val="21"/>
              </w:rPr>
              <w:t>5</w:t>
            </w:r>
          </w:p>
        </w:tc>
        <w:tc>
          <w:tcPr>
            <w:tcW w:w="0" w:type="auto"/>
          </w:tcPr>
          <w:p w14:paraId="405D2D63" w14:textId="77777777" w:rsidR="00EF6EA2" w:rsidRPr="00B760A8" w:rsidRDefault="00AD60C7" w:rsidP="00B760A8">
            <w:pPr>
              <w:pStyle w:val="Compact"/>
              <w:jc w:val="center"/>
              <w:rPr>
                <w:sz w:val="21"/>
                <w:szCs w:val="21"/>
              </w:rPr>
            </w:pPr>
            <w:r w:rsidRPr="00B760A8">
              <w:rPr>
                <w:sz w:val="21"/>
                <w:szCs w:val="21"/>
              </w:rPr>
              <w:t>Will Retain</w:t>
            </w:r>
          </w:p>
        </w:tc>
        <w:tc>
          <w:tcPr>
            <w:tcW w:w="0" w:type="auto"/>
          </w:tcPr>
          <w:p w14:paraId="51A312FE" w14:textId="77777777" w:rsidR="00EF6EA2" w:rsidRPr="00B760A8" w:rsidRDefault="00AD60C7" w:rsidP="00B760A8">
            <w:pPr>
              <w:pStyle w:val="Compact"/>
              <w:jc w:val="center"/>
              <w:rPr>
                <w:sz w:val="21"/>
                <w:szCs w:val="21"/>
              </w:rPr>
            </w:pPr>
            <w:r w:rsidRPr="00B760A8">
              <w:rPr>
                <w:sz w:val="21"/>
                <w:szCs w:val="21"/>
              </w:rPr>
              <w:t>遗嘱消息保留标志位</w:t>
            </w:r>
          </w:p>
        </w:tc>
        <w:tc>
          <w:tcPr>
            <w:tcW w:w="0" w:type="auto"/>
          </w:tcPr>
          <w:p w14:paraId="781C86EB" w14:textId="77777777" w:rsidR="00EF6EA2" w:rsidRPr="00B760A8" w:rsidRDefault="00AD60C7" w:rsidP="00B760A8">
            <w:pPr>
              <w:pStyle w:val="Compact"/>
              <w:jc w:val="center"/>
              <w:rPr>
                <w:sz w:val="21"/>
                <w:szCs w:val="21"/>
              </w:rPr>
            </w:pPr>
            <w:r w:rsidRPr="00B760A8">
              <w:rPr>
                <w:sz w:val="21"/>
                <w:szCs w:val="21"/>
              </w:rPr>
              <w:t>0</w:t>
            </w:r>
          </w:p>
        </w:tc>
      </w:tr>
      <w:tr w:rsidR="001E7BAA" w:rsidRPr="00B760A8" w14:paraId="198EE750" w14:textId="77777777">
        <w:tc>
          <w:tcPr>
            <w:tcW w:w="0" w:type="auto"/>
          </w:tcPr>
          <w:p w14:paraId="7791F346" w14:textId="77777777" w:rsidR="00EF6EA2" w:rsidRPr="00B760A8" w:rsidRDefault="00AD60C7" w:rsidP="00B760A8">
            <w:pPr>
              <w:pStyle w:val="Compact"/>
              <w:jc w:val="center"/>
              <w:rPr>
                <w:sz w:val="21"/>
                <w:szCs w:val="21"/>
              </w:rPr>
            </w:pPr>
            <w:r w:rsidRPr="00B760A8">
              <w:rPr>
                <w:sz w:val="21"/>
                <w:szCs w:val="21"/>
              </w:rPr>
              <w:t>4</w:t>
            </w:r>
          </w:p>
        </w:tc>
        <w:tc>
          <w:tcPr>
            <w:tcW w:w="0" w:type="auto"/>
          </w:tcPr>
          <w:p w14:paraId="352EAB02" w14:textId="77777777" w:rsidR="00EF6EA2" w:rsidRPr="00B760A8" w:rsidRDefault="00AD60C7" w:rsidP="00B760A8">
            <w:pPr>
              <w:pStyle w:val="Compact"/>
              <w:jc w:val="center"/>
              <w:rPr>
                <w:sz w:val="21"/>
                <w:szCs w:val="21"/>
              </w:rPr>
            </w:pPr>
            <w:r w:rsidRPr="00B760A8">
              <w:rPr>
                <w:sz w:val="21"/>
                <w:szCs w:val="21"/>
              </w:rPr>
              <w:t>Will QoS</w:t>
            </w:r>
          </w:p>
        </w:tc>
        <w:tc>
          <w:tcPr>
            <w:tcW w:w="0" w:type="auto"/>
          </w:tcPr>
          <w:p w14:paraId="5A6338D4" w14:textId="77777777" w:rsidR="00EF6EA2" w:rsidRPr="00B760A8" w:rsidRDefault="00AD60C7" w:rsidP="00B760A8">
            <w:pPr>
              <w:pStyle w:val="Compact"/>
              <w:jc w:val="center"/>
              <w:rPr>
                <w:sz w:val="21"/>
                <w:szCs w:val="21"/>
              </w:rPr>
            </w:pPr>
            <w:r w:rsidRPr="00B760A8">
              <w:rPr>
                <w:sz w:val="21"/>
                <w:szCs w:val="21"/>
              </w:rPr>
              <w:t>遗嘱消息服务质量等级标志位</w:t>
            </w:r>
          </w:p>
        </w:tc>
        <w:tc>
          <w:tcPr>
            <w:tcW w:w="0" w:type="auto"/>
          </w:tcPr>
          <w:p w14:paraId="2B87F356" w14:textId="77777777" w:rsidR="00EF6EA2" w:rsidRPr="00B760A8" w:rsidRDefault="00AD60C7" w:rsidP="00B760A8">
            <w:pPr>
              <w:pStyle w:val="Compact"/>
              <w:jc w:val="center"/>
              <w:rPr>
                <w:sz w:val="21"/>
                <w:szCs w:val="21"/>
              </w:rPr>
            </w:pPr>
            <w:r w:rsidRPr="00B760A8">
              <w:rPr>
                <w:sz w:val="21"/>
                <w:szCs w:val="21"/>
              </w:rPr>
              <w:t>0</w:t>
            </w:r>
          </w:p>
        </w:tc>
      </w:tr>
      <w:tr w:rsidR="001E7BAA" w:rsidRPr="00B760A8" w14:paraId="0FA3CC73" w14:textId="77777777">
        <w:tc>
          <w:tcPr>
            <w:tcW w:w="0" w:type="auto"/>
          </w:tcPr>
          <w:p w14:paraId="1A4C9CF7" w14:textId="77777777" w:rsidR="00EF6EA2" w:rsidRPr="00B760A8" w:rsidRDefault="00AD60C7" w:rsidP="00B760A8">
            <w:pPr>
              <w:pStyle w:val="Compact"/>
              <w:jc w:val="center"/>
              <w:rPr>
                <w:sz w:val="21"/>
                <w:szCs w:val="21"/>
              </w:rPr>
            </w:pPr>
            <w:r w:rsidRPr="00B760A8">
              <w:rPr>
                <w:sz w:val="21"/>
                <w:szCs w:val="21"/>
              </w:rPr>
              <w:t>3</w:t>
            </w:r>
          </w:p>
        </w:tc>
        <w:tc>
          <w:tcPr>
            <w:tcW w:w="0" w:type="auto"/>
          </w:tcPr>
          <w:p w14:paraId="082E6C5A" w14:textId="77777777" w:rsidR="00EF6EA2" w:rsidRPr="00B760A8" w:rsidRDefault="00AD60C7" w:rsidP="00B760A8">
            <w:pPr>
              <w:pStyle w:val="Compact"/>
              <w:jc w:val="center"/>
              <w:rPr>
                <w:sz w:val="21"/>
                <w:szCs w:val="21"/>
              </w:rPr>
            </w:pPr>
            <w:r w:rsidRPr="00B760A8">
              <w:rPr>
                <w:sz w:val="21"/>
                <w:szCs w:val="21"/>
              </w:rPr>
              <w:t>Will QoS</w:t>
            </w:r>
          </w:p>
        </w:tc>
        <w:tc>
          <w:tcPr>
            <w:tcW w:w="0" w:type="auto"/>
          </w:tcPr>
          <w:p w14:paraId="77FF6A25" w14:textId="77777777" w:rsidR="00EF6EA2" w:rsidRPr="00B760A8" w:rsidRDefault="00AD60C7" w:rsidP="00B760A8">
            <w:pPr>
              <w:pStyle w:val="Compact"/>
              <w:jc w:val="center"/>
              <w:rPr>
                <w:sz w:val="21"/>
                <w:szCs w:val="21"/>
              </w:rPr>
            </w:pPr>
            <w:r w:rsidRPr="00B760A8">
              <w:rPr>
                <w:sz w:val="21"/>
                <w:szCs w:val="21"/>
              </w:rPr>
              <w:t>遗嘱消息服务质量等级标志位</w:t>
            </w:r>
          </w:p>
        </w:tc>
        <w:tc>
          <w:tcPr>
            <w:tcW w:w="0" w:type="auto"/>
          </w:tcPr>
          <w:p w14:paraId="1C980927" w14:textId="77777777" w:rsidR="00EF6EA2" w:rsidRPr="00B760A8" w:rsidRDefault="00AD60C7" w:rsidP="00B760A8">
            <w:pPr>
              <w:pStyle w:val="Compact"/>
              <w:jc w:val="center"/>
              <w:rPr>
                <w:sz w:val="21"/>
                <w:szCs w:val="21"/>
              </w:rPr>
            </w:pPr>
            <w:r w:rsidRPr="00B760A8">
              <w:rPr>
                <w:sz w:val="21"/>
                <w:szCs w:val="21"/>
              </w:rPr>
              <w:t>0</w:t>
            </w:r>
          </w:p>
        </w:tc>
      </w:tr>
      <w:tr w:rsidR="001E7BAA" w:rsidRPr="00B760A8" w14:paraId="0404A700" w14:textId="77777777">
        <w:tc>
          <w:tcPr>
            <w:tcW w:w="0" w:type="auto"/>
          </w:tcPr>
          <w:p w14:paraId="19E722DC" w14:textId="77777777" w:rsidR="00EF6EA2" w:rsidRPr="00B760A8" w:rsidRDefault="00AD60C7" w:rsidP="00B760A8">
            <w:pPr>
              <w:pStyle w:val="Compact"/>
              <w:jc w:val="center"/>
              <w:rPr>
                <w:sz w:val="21"/>
                <w:szCs w:val="21"/>
              </w:rPr>
            </w:pPr>
            <w:r w:rsidRPr="00B760A8">
              <w:rPr>
                <w:sz w:val="21"/>
                <w:szCs w:val="21"/>
              </w:rPr>
              <w:t>2</w:t>
            </w:r>
          </w:p>
        </w:tc>
        <w:tc>
          <w:tcPr>
            <w:tcW w:w="0" w:type="auto"/>
          </w:tcPr>
          <w:p w14:paraId="5331058C" w14:textId="77777777" w:rsidR="00EF6EA2" w:rsidRPr="00B760A8" w:rsidRDefault="00AD60C7" w:rsidP="00B760A8">
            <w:pPr>
              <w:pStyle w:val="Compact"/>
              <w:jc w:val="center"/>
              <w:rPr>
                <w:sz w:val="21"/>
                <w:szCs w:val="21"/>
              </w:rPr>
            </w:pPr>
            <w:r w:rsidRPr="00B760A8">
              <w:rPr>
                <w:sz w:val="21"/>
                <w:szCs w:val="21"/>
              </w:rPr>
              <w:t>Will Flag</w:t>
            </w:r>
          </w:p>
        </w:tc>
        <w:tc>
          <w:tcPr>
            <w:tcW w:w="0" w:type="auto"/>
          </w:tcPr>
          <w:p w14:paraId="1AAEAB78" w14:textId="77777777" w:rsidR="00EF6EA2" w:rsidRPr="00B760A8" w:rsidRDefault="00AD60C7" w:rsidP="00B760A8">
            <w:pPr>
              <w:pStyle w:val="Compact"/>
              <w:jc w:val="center"/>
              <w:rPr>
                <w:sz w:val="21"/>
                <w:szCs w:val="21"/>
              </w:rPr>
            </w:pPr>
            <w:r w:rsidRPr="00B760A8">
              <w:rPr>
                <w:sz w:val="21"/>
                <w:szCs w:val="21"/>
              </w:rPr>
              <w:t>遗嘱消息标志位</w:t>
            </w:r>
          </w:p>
        </w:tc>
        <w:tc>
          <w:tcPr>
            <w:tcW w:w="0" w:type="auto"/>
          </w:tcPr>
          <w:p w14:paraId="39F4EBBE" w14:textId="77777777" w:rsidR="00EF6EA2" w:rsidRPr="00B760A8" w:rsidRDefault="00AD60C7" w:rsidP="00B760A8">
            <w:pPr>
              <w:pStyle w:val="Compact"/>
              <w:jc w:val="center"/>
              <w:rPr>
                <w:sz w:val="21"/>
                <w:szCs w:val="21"/>
              </w:rPr>
            </w:pPr>
            <w:r w:rsidRPr="00B760A8">
              <w:rPr>
                <w:sz w:val="21"/>
                <w:szCs w:val="21"/>
              </w:rPr>
              <w:t>0</w:t>
            </w:r>
          </w:p>
        </w:tc>
      </w:tr>
      <w:tr w:rsidR="001E7BAA" w:rsidRPr="00B760A8" w14:paraId="079D052C" w14:textId="77777777">
        <w:tc>
          <w:tcPr>
            <w:tcW w:w="0" w:type="auto"/>
          </w:tcPr>
          <w:p w14:paraId="41876FB6" w14:textId="77777777" w:rsidR="00EF6EA2" w:rsidRPr="00B760A8" w:rsidRDefault="00AD60C7" w:rsidP="00B760A8">
            <w:pPr>
              <w:pStyle w:val="Compact"/>
              <w:jc w:val="center"/>
              <w:rPr>
                <w:sz w:val="21"/>
                <w:szCs w:val="21"/>
              </w:rPr>
            </w:pPr>
            <w:r w:rsidRPr="00B760A8">
              <w:rPr>
                <w:sz w:val="21"/>
                <w:szCs w:val="21"/>
              </w:rPr>
              <w:t>1</w:t>
            </w:r>
          </w:p>
        </w:tc>
        <w:tc>
          <w:tcPr>
            <w:tcW w:w="0" w:type="auto"/>
          </w:tcPr>
          <w:p w14:paraId="03D56240" w14:textId="77777777" w:rsidR="00EF6EA2" w:rsidRPr="00B760A8" w:rsidRDefault="00AD60C7" w:rsidP="00B760A8">
            <w:pPr>
              <w:pStyle w:val="Compact"/>
              <w:jc w:val="center"/>
              <w:rPr>
                <w:sz w:val="21"/>
                <w:szCs w:val="21"/>
              </w:rPr>
            </w:pPr>
            <w:r w:rsidRPr="00B760A8">
              <w:rPr>
                <w:sz w:val="21"/>
                <w:szCs w:val="21"/>
              </w:rPr>
              <w:t>Clean Session</w:t>
            </w:r>
          </w:p>
        </w:tc>
        <w:tc>
          <w:tcPr>
            <w:tcW w:w="0" w:type="auto"/>
          </w:tcPr>
          <w:p w14:paraId="2C26EF84" w14:textId="77777777" w:rsidR="00EF6EA2" w:rsidRPr="00B760A8" w:rsidRDefault="00AD60C7" w:rsidP="00B760A8">
            <w:pPr>
              <w:pStyle w:val="Compact"/>
              <w:jc w:val="center"/>
              <w:rPr>
                <w:sz w:val="21"/>
                <w:szCs w:val="21"/>
              </w:rPr>
            </w:pPr>
            <w:r w:rsidRPr="00B760A8">
              <w:rPr>
                <w:sz w:val="21"/>
                <w:szCs w:val="21"/>
              </w:rPr>
              <w:t>清理会话状态标志位</w:t>
            </w:r>
          </w:p>
        </w:tc>
        <w:tc>
          <w:tcPr>
            <w:tcW w:w="0" w:type="auto"/>
          </w:tcPr>
          <w:p w14:paraId="6CBF729E" w14:textId="77777777" w:rsidR="00EF6EA2" w:rsidRPr="00B760A8" w:rsidRDefault="00AD60C7" w:rsidP="00B760A8">
            <w:pPr>
              <w:pStyle w:val="Compact"/>
              <w:jc w:val="center"/>
              <w:rPr>
                <w:sz w:val="21"/>
                <w:szCs w:val="21"/>
              </w:rPr>
            </w:pPr>
            <w:r w:rsidRPr="00B760A8">
              <w:rPr>
                <w:sz w:val="21"/>
                <w:szCs w:val="21"/>
              </w:rPr>
              <w:t>1</w:t>
            </w:r>
          </w:p>
        </w:tc>
      </w:tr>
      <w:tr w:rsidR="001E7BAA" w:rsidRPr="00B760A8" w14:paraId="602B52D4" w14:textId="77777777">
        <w:tc>
          <w:tcPr>
            <w:tcW w:w="0" w:type="auto"/>
          </w:tcPr>
          <w:p w14:paraId="2DDC2082" w14:textId="77777777" w:rsidR="00EF6EA2" w:rsidRPr="00B760A8" w:rsidRDefault="00AD60C7" w:rsidP="00B760A8">
            <w:pPr>
              <w:pStyle w:val="Compact"/>
              <w:jc w:val="center"/>
              <w:rPr>
                <w:sz w:val="21"/>
                <w:szCs w:val="21"/>
              </w:rPr>
            </w:pPr>
            <w:r w:rsidRPr="00B760A8">
              <w:rPr>
                <w:sz w:val="21"/>
                <w:szCs w:val="21"/>
              </w:rPr>
              <w:t>0</w:t>
            </w:r>
          </w:p>
        </w:tc>
        <w:tc>
          <w:tcPr>
            <w:tcW w:w="0" w:type="auto"/>
          </w:tcPr>
          <w:p w14:paraId="70D7E58E" w14:textId="77777777" w:rsidR="00EF6EA2" w:rsidRPr="00B760A8" w:rsidRDefault="00AD60C7" w:rsidP="00B760A8">
            <w:pPr>
              <w:pStyle w:val="Compact"/>
              <w:jc w:val="center"/>
              <w:rPr>
                <w:sz w:val="21"/>
                <w:szCs w:val="21"/>
              </w:rPr>
            </w:pPr>
            <w:r w:rsidRPr="00B760A8">
              <w:rPr>
                <w:sz w:val="21"/>
                <w:szCs w:val="21"/>
              </w:rPr>
              <w:t>Reserved</w:t>
            </w:r>
          </w:p>
        </w:tc>
        <w:tc>
          <w:tcPr>
            <w:tcW w:w="0" w:type="auto"/>
          </w:tcPr>
          <w:p w14:paraId="258E599F" w14:textId="77777777" w:rsidR="00EF6EA2" w:rsidRPr="00B760A8" w:rsidRDefault="00AD60C7" w:rsidP="00B760A8">
            <w:pPr>
              <w:pStyle w:val="Compact"/>
              <w:jc w:val="center"/>
              <w:rPr>
                <w:sz w:val="21"/>
                <w:szCs w:val="21"/>
              </w:rPr>
            </w:pPr>
            <w:r w:rsidRPr="00B760A8">
              <w:rPr>
                <w:sz w:val="21"/>
                <w:szCs w:val="21"/>
              </w:rPr>
              <w:t>保留位</w:t>
            </w:r>
          </w:p>
        </w:tc>
        <w:tc>
          <w:tcPr>
            <w:tcW w:w="0" w:type="auto"/>
          </w:tcPr>
          <w:p w14:paraId="6110E4ED" w14:textId="77777777" w:rsidR="00EF6EA2" w:rsidRPr="00B760A8" w:rsidRDefault="00AD60C7" w:rsidP="00B760A8">
            <w:pPr>
              <w:pStyle w:val="Compact"/>
              <w:jc w:val="center"/>
              <w:rPr>
                <w:sz w:val="21"/>
                <w:szCs w:val="21"/>
              </w:rPr>
            </w:pPr>
            <w:r w:rsidRPr="00B760A8">
              <w:rPr>
                <w:sz w:val="21"/>
                <w:szCs w:val="21"/>
              </w:rPr>
              <w:t>0</w:t>
            </w:r>
          </w:p>
        </w:tc>
      </w:tr>
    </w:tbl>
    <w:p w14:paraId="79157D15" w14:textId="77777777" w:rsidR="00EF6EA2" w:rsidRPr="001E7BAA" w:rsidRDefault="00AD60C7">
      <w:pPr>
        <w:pStyle w:val="a0"/>
        <w:ind w:firstLine="480"/>
      </w:pPr>
      <w:r w:rsidRPr="001E7BAA">
        <w:t>保持连接时间</w:t>
      </w:r>
      <w:r w:rsidRPr="001E7BAA">
        <w:t>(Keep Alive Time)</w:t>
      </w:r>
      <w:r w:rsidRPr="001E7BAA">
        <w:t>是</w:t>
      </w:r>
      <w:r w:rsidRPr="001E7BAA">
        <w:t>MQTT</w:t>
      </w:r>
      <w:r w:rsidRPr="001E7BAA">
        <w:t>连接报文中的可变报头字段之一，用来指定客户端和服务器之间的心跳间隔时间，以确保连接的有效性。</w:t>
      </w:r>
    </w:p>
    <w:p w14:paraId="486C8850" w14:textId="77777777" w:rsidR="00EF6EA2" w:rsidRPr="001E7BAA" w:rsidRDefault="00AD60C7">
      <w:pPr>
        <w:pStyle w:val="a0"/>
        <w:ind w:firstLine="480"/>
      </w:pPr>
      <w:r w:rsidRPr="001E7BAA">
        <w:t>在</w:t>
      </w:r>
      <w:r w:rsidRPr="001E7BAA">
        <w:t xml:space="preserve"> MQTT </w:t>
      </w:r>
      <w:r w:rsidRPr="001E7BAA">
        <w:t>协议中，客户端和服务器之间需要维持一个</w:t>
      </w:r>
      <w:r w:rsidRPr="001E7BAA">
        <w:t xml:space="preserve"> TCP </w:t>
      </w:r>
      <w:r w:rsidRPr="001E7BAA">
        <w:t>连接，但如果没有数据传输，这个连接可能会被某些路由器或防火墙主动断开，或者服务器因为客户端已经断开而释放连接资源。为了避免这种情况的发生，</w:t>
      </w:r>
      <w:r w:rsidRPr="001E7BAA">
        <w:t xml:space="preserve">MQTT </w:t>
      </w:r>
      <w:r w:rsidRPr="001E7BAA">
        <w:t>协议使用心跳机制来保持连接的有效性。当客户端向服务器发送连接请求时，连接报文中会包含一个</w:t>
      </w:r>
      <w:r w:rsidRPr="001E7BAA">
        <w:t xml:space="preserve"> Keep Alive </w:t>
      </w:r>
      <w:r w:rsidRPr="001E7BAA">
        <w:t>时间参数。服务器会在这个时间内定期向客户端发送心跳包，如果在</w:t>
      </w:r>
      <w:r w:rsidRPr="001E7BAA">
        <w:t xml:space="preserve"> Keep Alive </w:t>
      </w:r>
      <w:r w:rsidRPr="001E7BAA">
        <w:t>时间内没有收到客户端的任何消息，服务器会认为客户端已经断开连接，主动关闭连接资源。</w:t>
      </w:r>
    </w:p>
    <w:p w14:paraId="06B63E4E" w14:textId="77777777" w:rsidR="00EF6EA2" w:rsidRPr="001E7BAA" w:rsidRDefault="00AD60C7">
      <w:pPr>
        <w:pStyle w:val="a0"/>
        <w:ind w:firstLine="480"/>
      </w:pPr>
      <w:r w:rsidRPr="001E7BAA">
        <w:t>需要注意的是，客户端和服务器之间的心跳时间间隔不应该太长，否则可能会导致长时间没有数</w:t>
      </w:r>
      <w:r w:rsidRPr="001E7BAA">
        <w:t>据传输，增加网络拥塞的可能性。同时，心跳时间间隔也不应该太短，否则会增加网络流量和服务器负载，影响系统的性能。根据物联网平台建议，这一字段被设置为</w:t>
      </w:r>
      <w:r w:rsidRPr="001E7BAA">
        <w:t>300</w:t>
      </w:r>
      <w:r w:rsidRPr="001E7BAA">
        <w:t>秒，转换成</w:t>
      </w:r>
      <w:r w:rsidRPr="001E7BAA">
        <w:t>16</w:t>
      </w:r>
      <w:r w:rsidRPr="001E7BAA">
        <w:t>进制为</w:t>
      </w:r>
      <w:r w:rsidRPr="001E7BAA">
        <w:t>01 2C.</w:t>
      </w:r>
    </w:p>
    <w:p w14:paraId="1880F6A1" w14:textId="77777777" w:rsidR="00EF6EA2" w:rsidRPr="001E7BAA" w:rsidRDefault="00AD60C7">
      <w:pPr>
        <w:pStyle w:val="5"/>
        <w:spacing w:before="120" w:after="120"/>
      </w:pPr>
      <w:bookmarkStart w:id="34" w:name="有效载荷"/>
      <w:bookmarkEnd w:id="32"/>
      <w:r w:rsidRPr="001E7BAA">
        <w:t>有效载荷</w:t>
      </w:r>
    </w:p>
    <w:p w14:paraId="26822C1F" w14:textId="77777777" w:rsidR="00EF6EA2" w:rsidRPr="001E7BAA" w:rsidRDefault="00AD60C7">
      <w:pPr>
        <w:pStyle w:val="FirstParagraph"/>
        <w:ind w:firstLine="480"/>
      </w:pPr>
      <w:r w:rsidRPr="001E7BAA">
        <w:t>在</w:t>
      </w:r>
      <w:r w:rsidRPr="001E7BAA">
        <w:t>MQTT</w:t>
      </w:r>
      <w:r w:rsidRPr="001E7BAA">
        <w:t>的</w:t>
      </w:r>
      <w:r w:rsidRPr="001E7BAA">
        <w:t>CONNECT</w:t>
      </w:r>
      <w:r w:rsidRPr="001E7BAA">
        <w:t>报文中，有效载荷（</w:t>
      </w:r>
      <w:r w:rsidRPr="001E7BAA">
        <w:t>Payload</w:t>
      </w:r>
      <w:r w:rsidRPr="001E7BAA">
        <w:t>）包含了与连接相关的各种参数和选项，用于传递客户端与代理之间的连接信息。这一部分需根据物联网平台的规范进行填写。</w:t>
      </w:r>
    </w:p>
    <w:p w14:paraId="6AE36C7D" w14:textId="77777777" w:rsidR="00EF6EA2" w:rsidRPr="001E7BAA" w:rsidRDefault="00AD60C7">
      <w:pPr>
        <w:pStyle w:val="4"/>
        <w:spacing w:before="120" w:after="120"/>
      </w:pPr>
      <w:bookmarkStart w:id="35" w:name="publish报文"/>
      <w:bookmarkEnd w:id="30"/>
      <w:bookmarkEnd w:id="34"/>
      <w:r w:rsidRPr="001E7BAA">
        <w:t>PUBLISH</w:t>
      </w:r>
      <w:r w:rsidRPr="001E7BAA">
        <w:t>报文</w:t>
      </w:r>
    </w:p>
    <w:p w14:paraId="31C5DF56" w14:textId="77777777" w:rsidR="00EF6EA2" w:rsidRPr="001E7BAA" w:rsidRDefault="00AD60C7">
      <w:pPr>
        <w:pStyle w:val="FirstParagraph"/>
        <w:ind w:firstLine="480"/>
      </w:pPr>
      <w:r w:rsidRPr="001E7BAA">
        <w:t>MQTT</w:t>
      </w:r>
      <w:r w:rsidRPr="001E7BAA">
        <w:t>的</w:t>
      </w:r>
      <w:r w:rsidRPr="001E7BAA">
        <w:t>PUBLISH</w:t>
      </w:r>
      <w:r w:rsidRPr="001E7BAA">
        <w:t>报文是用于发布消息的报文类型。它允许</w:t>
      </w:r>
      <w:r w:rsidRPr="001E7BAA">
        <w:t>MQTT</w:t>
      </w:r>
      <w:r w:rsidRPr="001E7BAA">
        <w:t>客户端将消息发送到指定的主题（</w:t>
      </w:r>
      <w:r w:rsidRPr="001E7BAA">
        <w:t>topic</w:t>
      </w:r>
      <w:r w:rsidRPr="001E7BAA">
        <w:t>），以便其他订阅</w:t>
      </w:r>
      <w:r w:rsidRPr="001E7BAA">
        <w:t>了相应主题的客户端可以接收并处理这些消息。</w:t>
      </w:r>
    </w:p>
    <w:p w14:paraId="0F15BDB0" w14:textId="77777777" w:rsidR="00EF6EA2" w:rsidRPr="001E7BAA" w:rsidRDefault="00AD60C7">
      <w:pPr>
        <w:pStyle w:val="5"/>
        <w:spacing w:before="120" w:after="120"/>
      </w:pPr>
      <w:bookmarkStart w:id="36" w:name="固定报头-1"/>
      <w:r w:rsidRPr="001E7BAA">
        <w:lastRenderedPageBreak/>
        <w:t>固定报头</w:t>
      </w:r>
    </w:p>
    <w:p w14:paraId="501ABB70" w14:textId="27F0AC6D" w:rsidR="00EF6EA2" w:rsidRPr="001E7BAA" w:rsidRDefault="00AD60C7">
      <w:pPr>
        <w:pStyle w:val="FirstParagraph"/>
        <w:ind w:firstLine="480"/>
      </w:pPr>
      <w:r w:rsidRPr="001E7BAA">
        <w:t>PUBLISH</w:t>
      </w:r>
      <w:r w:rsidRPr="001E7BAA">
        <w:t>报文的固定报头的格式如</w:t>
      </w:r>
      <w:r w:rsidRPr="001E7BAA">
        <w:fldChar w:fldCharType="begin"/>
      </w:r>
      <w:r w:rsidRPr="001E7BAA">
        <w:instrText>Ref tbl-MQTTP \r</w:instrText>
      </w:r>
      <w:r w:rsidR="001E7BAA">
        <w:instrText xml:space="preserve"> \* MERGEFORMAT </w:instrText>
      </w:r>
      <w:r w:rsidRPr="001E7BAA">
        <w:fldChar w:fldCharType="separate"/>
      </w:r>
      <w:r w:rsidR="00137210">
        <w:rPr>
          <w:rFonts w:hint="eastAsia"/>
        </w:rPr>
        <w:t>表</w:t>
      </w:r>
      <w:r w:rsidR="00137210">
        <w:rPr>
          <w:rFonts w:hint="eastAsia"/>
        </w:rPr>
        <w:t>2-3</w:t>
      </w:r>
      <w:r w:rsidRPr="001E7BAA">
        <w:fldChar w:fldCharType="end"/>
      </w:r>
      <w:r w:rsidRPr="001E7BAA">
        <w:t>所示，其中第一字节的高四位为</w:t>
      </w:r>
      <w:r w:rsidRPr="001E7BAA">
        <w:t>MQTT</w:t>
      </w:r>
      <w:r w:rsidRPr="001E7BAA">
        <w:t>报文类型，在</w:t>
      </w:r>
      <w:r w:rsidRPr="001E7BAA">
        <w:t>MQTT</w:t>
      </w:r>
      <w:r w:rsidRPr="001E7BAA">
        <w:t>的</w:t>
      </w:r>
      <w:r w:rsidRPr="001E7BAA">
        <w:t>PUBLISH</w:t>
      </w:r>
      <w:r w:rsidRPr="001E7BAA">
        <w:t>报文中固定为</w:t>
      </w:r>
      <w:r w:rsidRPr="001E7BAA">
        <w:t>3(0x30)</w:t>
      </w:r>
    </w:p>
    <w:p w14:paraId="2C95A1DD" w14:textId="77777777" w:rsidR="00EF6EA2" w:rsidRPr="000578D8" w:rsidRDefault="00AD60C7" w:rsidP="000578D8">
      <w:pPr>
        <w:pStyle w:val="TableCaption"/>
        <w:spacing w:beforeLines="0" w:line="300" w:lineRule="auto"/>
        <w:rPr>
          <w:sz w:val="21"/>
          <w:szCs w:val="21"/>
        </w:rPr>
      </w:pPr>
      <w:bookmarkStart w:id="37" w:name="tbl-MQTTP"/>
      <w:r w:rsidRPr="000578D8">
        <w:rPr>
          <w:sz w:val="21"/>
          <w:szCs w:val="21"/>
        </w:rPr>
        <w:t>MQTT</w:t>
      </w:r>
      <w:r w:rsidRPr="000578D8">
        <w:rPr>
          <w:sz w:val="21"/>
          <w:szCs w:val="21"/>
        </w:rPr>
        <w:t>的</w:t>
      </w:r>
      <w:r w:rsidRPr="000578D8">
        <w:rPr>
          <w:sz w:val="21"/>
          <w:szCs w:val="21"/>
        </w:rPr>
        <w:t>PUBLISH</w:t>
      </w:r>
      <w:r w:rsidRPr="000578D8">
        <w:rPr>
          <w:sz w:val="21"/>
          <w:szCs w:val="21"/>
        </w:rPr>
        <w:t>报文固定报头</w:t>
      </w:r>
      <w:bookmarkEnd w:id="37"/>
    </w:p>
    <w:tbl>
      <w:tblPr>
        <w:tblStyle w:val="Table"/>
        <w:tblW w:w="0" w:type="pct"/>
        <w:tblLook w:val="0020" w:firstRow="1" w:lastRow="0" w:firstColumn="0" w:lastColumn="0" w:noHBand="0" w:noVBand="0"/>
      </w:tblPr>
      <w:tblGrid>
        <w:gridCol w:w="1266"/>
        <w:gridCol w:w="1056"/>
        <w:gridCol w:w="321"/>
        <w:gridCol w:w="321"/>
        <w:gridCol w:w="321"/>
        <w:gridCol w:w="637"/>
        <w:gridCol w:w="590"/>
        <w:gridCol w:w="590"/>
        <w:gridCol w:w="986"/>
      </w:tblGrid>
      <w:tr w:rsidR="001E7BAA" w:rsidRPr="000578D8" w14:paraId="6A03CB6A"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36F5D87" w14:textId="77777777" w:rsidR="00EF6EA2" w:rsidRPr="000578D8" w:rsidRDefault="00AD60C7" w:rsidP="000578D8">
            <w:pPr>
              <w:pStyle w:val="Compact"/>
              <w:jc w:val="center"/>
              <w:rPr>
                <w:sz w:val="21"/>
                <w:szCs w:val="21"/>
              </w:rPr>
            </w:pPr>
            <w:r w:rsidRPr="000578D8">
              <w:rPr>
                <w:sz w:val="21"/>
                <w:szCs w:val="21"/>
              </w:rPr>
              <w:t>位数</w:t>
            </w:r>
          </w:p>
        </w:tc>
        <w:tc>
          <w:tcPr>
            <w:tcW w:w="0" w:type="auto"/>
            <w:vAlign w:val="bottom"/>
          </w:tcPr>
          <w:p w14:paraId="6263A708" w14:textId="77777777" w:rsidR="00EF6EA2" w:rsidRPr="000578D8" w:rsidRDefault="00AD60C7" w:rsidP="000578D8">
            <w:pPr>
              <w:pStyle w:val="Compact"/>
              <w:jc w:val="center"/>
              <w:rPr>
                <w:sz w:val="21"/>
                <w:szCs w:val="21"/>
              </w:rPr>
            </w:pPr>
            <w:r w:rsidRPr="000578D8">
              <w:rPr>
                <w:sz w:val="21"/>
                <w:szCs w:val="21"/>
              </w:rPr>
              <w:t>7</w:t>
            </w:r>
          </w:p>
        </w:tc>
        <w:tc>
          <w:tcPr>
            <w:tcW w:w="0" w:type="auto"/>
            <w:vAlign w:val="bottom"/>
          </w:tcPr>
          <w:p w14:paraId="240BD771" w14:textId="77777777" w:rsidR="00EF6EA2" w:rsidRPr="000578D8" w:rsidRDefault="00AD60C7" w:rsidP="000578D8">
            <w:pPr>
              <w:pStyle w:val="Compact"/>
              <w:jc w:val="center"/>
              <w:rPr>
                <w:sz w:val="21"/>
                <w:szCs w:val="21"/>
              </w:rPr>
            </w:pPr>
            <w:r w:rsidRPr="000578D8">
              <w:rPr>
                <w:sz w:val="21"/>
                <w:szCs w:val="21"/>
              </w:rPr>
              <w:t>6</w:t>
            </w:r>
          </w:p>
        </w:tc>
        <w:tc>
          <w:tcPr>
            <w:tcW w:w="0" w:type="auto"/>
            <w:vAlign w:val="bottom"/>
          </w:tcPr>
          <w:p w14:paraId="7554D55A" w14:textId="77777777" w:rsidR="00EF6EA2" w:rsidRPr="000578D8" w:rsidRDefault="00AD60C7" w:rsidP="000578D8">
            <w:pPr>
              <w:pStyle w:val="Compact"/>
              <w:jc w:val="center"/>
              <w:rPr>
                <w:sz w:val="21"/>
                <w:szCs w:val="21"/>
              </w:rPr>
            </w:pPr>
            <w:r w:rsidRPr="000578D8">
              <w:rPr>
                <w:sz w:val="21"/>
                <w:szCs w:val="21"/>
              </w:rPr>
              <w:t>5</w:t>
            </w:r>
          </w:p>
        </w:tc>
        <w:tc>
          <w:tcPr>
            <w:tcW w:w="0" w:type="auto"/>
            <w:vAlign w:val="bottom"/>
          </w:tcPr>
          <w:p w14:paraId="5289CC97" w14:textId="77777777" w:rsidR="00EF6EA2" w:rsidRPr="000578D8" w:rsidRDefault="00AD60C7" w:rsidP="000578D8">
            <w:pPr>
              <w:pStyle w:val="Compact"/>
              <w:jc w:val="center"/>
              <w:rPr>
                <w:sz w:val="21"/>
                <w:szCs w:val="21"/>
              </w:rPr>
            </w:pPr>
            <w:r w:rsidRPr="000578D8">
              <w:rPr>
                <w:sz w:val="21"/>
                <w:szCs w:val="21"/>
              </w:rPr>
              <w:t>4</w:t>
            </w:r>
          </w:p>
        </w:tc>
        <w:tc>
          <w:tcPr>
            <w:tcW w:w="0" w:type="auto"/>
            <w:vAlign w:val="bottom"/>
          </w:tcPr>
          <w:p w14:paraId="0B7A901B" w14:textId="77777777" w:rsidR="00EF6EA2" w:rsidRPr="000578D8" w:rsidRDefault="00AD60C7" w:rsidP="000578D8">
            <w:pPr>
              <w:pStyle w:val="Compact"/>
              <w:jc w:val="center"/>
              <w:rPr>
                <w:sz w:val="21"/>
                <w:szCs w:val="21"/>
              </w:rPr>
            </w:pPr>
            <w:r w:rsidRPr="000578D8">
              <w:rPr>
                <w:sz w:val="21"/>
                <w:szCs w:val="21"/>
              </w:rPr>
              <w:t>3</w:t>
            </w:r>
          </w:p>
        </w:tc>
        <w:tc>
          <w:tcPr>
            <w:tcW w:w="0" w:type="auto"/>
            <w:vAlign w:val="bottom"/>
          </w:tcPr>
          <w:p w14:paraId="77F707B7" w14:textId="77777777" w:rsidR="00EF6EA2" w:rsidRPr="000578D8" w:rsidRDefault="00AD60C7" w:rsidP="000578D8">
            <w:pPr>
              <w:pStyle w:val="Compact"/>
              <w:jc w:val="center"/>
              <w:rPr>
                <w:sz w:val="21"/>
                <w:szCs w:val="21"/>
              </w:rPr>
            </w:pPr>
            <w:r w:rsidRPr="000578D8">
              <w:rPr>
                <w:sz w:val="21"/>
                <w:szCs w:val="21"/>
              </w:rPr>
              <w:t>2</w:t>
            </w:r>
          </w:p>
        </w:tc>
        <w:tc>
          <w:tcPr>
            <w:tcW w:w="0" w:type="auto"/>
            <w:vAlign w:val="bottom"/>
          </w:tcPr>
          <w:p w14:paraId="5AEFE241" w14:textId="77777777" w:rsidR="00EF6EA2" w:rsidRPr="000578D8" w:rsidRDefault="00AD60C7" w:rsidP="000578D8">
            <w:pPr>
              <w:pStyle w:val="Compact"/>
              <w:jc w:val="center"/>
              <w:rPr>
                <w:sz w:val="21"/>
                <w:szCs w:val="21"/>
              </w:rPr>
            </w:pPr>
            <w:r w:rsidRPr="000578D8">
              <w:rPr>
                <w:sz w:val="21"/>
                <w:szCs w:val="21"/>
              </w:rPr>
              <w:t>1</w:t>
            </w:r>
          </w:p>
        </w:tc>
        <w:tc>
          <w:tcPr>
            <w:tcW w:w="0" w:type="auto"/>
            <w:vAlign w:val="bottom"/>
          </w:tcPr>
          <w:p w14:paraId="3FC7AB4F" w14:textId="77777777" w:rsidR="00EF6EA2" w:rsidRPr="000578D8" w:rsidRDefault="00AD60C7" w:rsidP="000578D8">
            <w:pPr>
              <w:pStyle w:val="Compact"/>
              <w:jc w:val="center"/>
              <w:rPr>
                <w:sz w:val="21"/>
                <w:szCs w:val="21"/>
              </w:rPr>
            </w:pPr>
            <w:r w:rsidRPr="000578D8">
              <w:rPr>
                <w:sz w:val="21"/>
                <w:szCs w:val="21"/>
              </w:rPr>
              <w:t>0</w:t>
            </w:r>
          </w:p>
        </w:tc>
      </w:tr>
      <w:tr w:rsidR="001E7BAA" w:rsidRPr="000578D8" w14:paraId="4D4BD41F" w14:textId="77777777">
        <w:tc>
          <w:tcPr>
            <w:tcW w:w="0" w:type="auto"/>
          </w:tcPr>
          <w:p w14:paraId="2E9F99EB" w14:textId="77777777" w:rsidR="00EF6EA2" w:rsidRPr="000578D8" w:rsidRDefault="00AD60C7" w:rsidP="000578D8">
            <w:pPr>
              <w:pStyle w:val="Compact"/>
              <w:jc w:val="center"/>
              <w:rPr>
                <w:sz w:val="21"/>
                <w:szCs w:val="21"/>
              </w:rPr>
            </w:pPr>
            <w:r w:rsidRPr="000578D8">
              <w:rPr>
                <w:sz w:val="21"/>
                <w:szCs w:val="21"/>
              </w:rPr>
              <w:t>第一个字节</w:t>
            </w:r>
          </w:p>
        </w:tc>
        <w:tc>
          <w:tcPr>
            <w:tcW w:w="0" w:type="auto"/>
          </w:tcPr>
          <w:p w14:paraId="3BE0A23D" w14:textId="77777777" w:rsidR="00EF6EA2" w:rsidRPr="000578D8" w:rsidRDefault="00AD60C7" w:rsidP="000578D8">
            <w:pPr>
              <w:pStyle w:val="Compact"/>
              <w:jc w:val="center"/>
              <w:rPr>
                <w:sz w:val="21"/>
                <w:szCs w:val="21"/>
              </w:rPr>
            </w:pPr>
            <w:r w:rsidRPr="000578D8">
              <w:rPr>
                <w:sz w:val="21"/>
                <w:szCs w:val="21"/>
              </w:rPr>
              <w:t>0x30</w:t>
            </w:r>
          </w:p>
        </w:tc>
        <w:tc>
          <w:tcPr>
            <w:tcW w:w="0" w:type="auto"/>
          </w:tcPr>
          <w:p w14:paraId="33BCDE25" w14:textId="77777777" w:rsidR="00EF6EA2" w:rsidRPr="000578D8" w:rsidRDefault="00EF6EA2" w:rsidP="000578D8">
            <w:pPr>
              <w:jc w:val="center"/>
              <w:rPr>
                <w:sz w:val="21"/>
                <w:szCs w:val="21"/>
              </w:rPr>
            </w:pPr>
          </w:p>
        </w:tc>
        <w:tc>
          <w:tcPr>
            <w:tcW w:w="0" w:type="auto"/>
          </w:tcPr>
          <w:p w14:paraId="6FA2FF11" w14:textId="77777777" w:rsidR="00EF6EA2" w:rsidRPr="000578D8" w:rsidRDefault="00EF6EA2" w:rsidP="000578D8">
            <w:pPr>
              <w:jc w:val="center"/>
              <w:rPr>
                <w:sz w:val="21"/>
                <w:szCs w:val="21"/>
              </w:rPr>
            </w:pPr>
          </w:p>
        </w:tc>
        <w:tc>
          <w:tcPr>
            <w:tcW w:w="0" w:type="auto"/>
          </w:tcPr>
          <w:p w14:paraId="5B200FE8" w14:textId="77777777" w:rsidR="00EF6EA2" w:rsidRPr="000578D8" w:rsidRDefault="00EF6EA2" w:rsidP="000578D8">
            <w:pPr>
              <w:jc w:val="center"/>
              <w:rPr>
                <w:sz w:val="21"/>
                <w:szCs w:val="21"/>
              </w:rPr>
            </w:pPr>
          </w:p>
        </w:tc>
        <w:tc>
          <w:tcPr>
            <w:tcW w:w="0" w:type="auto"/>
          </w:tcPr>
          <w:p w14:paraId="780F244C" w14:textId="77777777" w:rsidR="00EF6EA2" w:rsidRPr="000578D8" w:rsidRDefault="00AD60C7" w:rsidP="000578D8">
            <w:pPr>
              <w:pStyle w:val="Compact"/>
              <w:jc w:val="center"/>
              <w:rPr>
                <w:sz w:val="21"/>
                <w:szCs w:val="21"/>
              </w:rPr>
            </w:pPr>
            <w:r w:rsidRPr="000578D8">
              <w:rPr>
                <w:sz w:val="21"/>
                <w:szCs w:val="21"/>
              </w:rPr>
              <w:t>DUP</w:t>
            </w:r>
          </w:p>
        </w:tc>
        <w:tc>
          <w:tcPr>
            <w:tcW w:w="0" w:type="auto"/>
          </w:tcPr>
          <w:p w14:paraId="77F082D3" w14:textId="77777777" w:rsidR="00EF6EA2" w:rsidRPr="000578D8" w:rsidRDefault="00AD60C7" w:rsidP="000578D8">
            <w:pPr>
              <w:pStyle w:val="Compact"/>
              <w:jc w:val="center"/>
              <w:rPr>
                <w:sz w:val="21"/>
                <w:szCs w:val="21"/>
              </w:rPr>
            </w:pPr>
            <w:r w:rsidRPr="000578D8">
              <w:rPr>
                <w:sz w:val="21"/>
                <w:szCs w:val="21"/>
              </w:rPr>
              <w:t>QoS</w:t>
            </w:r>
          </w:p>
        </w:tc>
        <w:tc>
          <w:tcPr>
            <w:tcW w:w="0" w:type="auto"/>
          </w:tcPr>
          <w:p w14:paraId="60D7C55F" w14:textId="77777777" w:rsidR="00EF6EA2" w:rsidRPr="000578D8" w:rsidRDefault="00AD60C7" w:rsidP="000578D8">
            <w:pPr>
              <w:pStyle w:val="Compact"/>
              <w:jc w:val="center"/>
              <w:rPr>
                <w:sz w:val="21"/>
                <w:szCs w:val="21"/>
              </w:rPr>
            </w:pPr>
            <w:r w:rsidRPr="000578D8">
              <w:rPr>
                <w:sz w:val="21"/>
                <w:szCs w:val="21"/>
              </w:rPr>
              <w:t>QoS</w:t>
            </w:r>
          </w:p>
        </w:tc>
        <w:tc>
          <w:tcPr>
            <w:tcW w:w="0" w:type="auto"/>
          </w:tcPr>
          <w:p w14:paraId="50BBBCEE" w14:textId="77777777" w:rsidR="00EF6EA2" w:rsidRPr="000578D8" w:rsidRDefault="00AD60C7" w:rsidP="000578D8">
            <w:pPr>
              <w:pStyle w:val="Compact"/>
              <w:jc w:val="center"/>
              <w:rPr>
                <w:sz w:val="21"/>
                <w:szCs w:val="21"/>
              </w:rPr>
            </w:pPr>
            <w:r w:rsidRPr="000578D8">
              <w:rPr>
                <w:sz w:val="21"/>
                <w:szCs w:val="21"/>
              </w:rPr>
              <w:t>RETAIN</w:t>
            </w:r>
          </w:p>
        </w:tc>
      </w:tr>
      <w:tr w:rsidR="001E7BAA" w:rsidRPr="000578D8" w14:paraId="1608641B" w14:textId="77777777">
        <w:tc>
          <w:tcPr>
            <w:tcW w:w="0" w:type="auto"/>
          </w:tcPr>
          <w:p w14:paraId="7115850C" w14:textId="77777777" w:rsidR="00EF6EA2" w:rsidRPr="000578D8" w:rsidRDefault="00AD60C7" w:rsidP="000578D8">
            <w:pPr>
              <w:pStyle w:val="Compact"/>
              <w:jc w:val="center"/>
              <w:rPr>
                <w:sz w:val="21"/>
                <w:szCs w:val="21"/>
              </w:rPr>
            </w:pPr>
            <w:r w:rsidRPr="000578D8">
              <w:rPr>
                <w:sz w:val="21"/>
                <w:szCs w:val="21"/>
              </w:rPr>
              <w:t>第二个字节</w:t>
            </w:r>
          </w:p>
        </w:tc>
        <w:tc>
          <w:tcPr>
            <w:tcW w:w="0" w:type="auto"/>
          </w:tcPr>
          <w:p w14:paraId="619E0AC1" w14:textId="77777777" w:rsidR="00EF6EA2" w:rsidRPr="000578D8" w:rsidRDefault="00AD60C7" w:rsidP="000578D8">
            <w:pPr>
              <w:pStyle w:val="Compact"/>
              <w:jc w:val="center"/>
              <w:rPr>
                <w:sz w:val="21"/>
                <w:szCs w:val="21"/>
              </w:rPr>
            </w:pPr>
            <w:r w:rsidRPr="000578D8">
              <w:rPr>
                <w:sz w:val="21"/>
                <w:szCs w:val="21"/>
              </w:rPr>
              <w:t>剩余长度</w:t>
            </w:r>
          </w:p>
        </w:tc>
        <w:tc>
          <w:tcPr>
            <w:tcW w:w="0" w:type="auto"/>
          </w:tcPr>
          <w:p w14:paraId="070F6F73" w14:textId="77777777" w:rsidR="00EF6EA2" w:rsidRPr="000578D8" w:rsidRDefault="00EF6EA2" w:rsidP="000578D8">
            <w:pPr>
              <w:jc w:val="center"/>
              <w:rPr>
                <w:sz w:val="21"/>
                <w:szCs w:val="21"/>
              </w:rPr>
            </w:pPr>
          </w:p>
        </w:tc>
        <w:tc>
          <w:tcPr>
            <w:tcW w:w="0" w:type="auto"/>
          </w:tcPr>
          <w:p w14:paraId="76334060" w14:textId="77777777" w:rsidR="00EF6EA2" w:rsidRPr="000578D8" w:rsidRDefault="00EF6EA2" w:rsidP="000578D8">
            <w:pPr>
              <w:jc w:val="center"/>
              <w:rPr>
                <w:sz w:val="21"/>
                <w:szCs w:val="21"/>
              </w:rPr>
            </w:pPr>
          </w:p>
        </w:tc>
        <w:tc>
          <w:tcPr>
            <w:tcW w:w="0" w:type="auto"/>
          </w:tcPr>
          <w:p w14:paraId="2739AC85" w14:textId="77777777" w:rsidR="00EF6EA2" w:rsidRPr="000578D8" w:rsidRDefault="00EF6EA2" w:rsidP="000578D8">
            <w:pPr>
              <w:jc w:val="center"/>
              <w:rPr>
                <w:sz w:val="21"/>
                <w:szCs w:val="21"/>
              </w:rPr>
            </w:pPr>
          </w:p>
        </w:tc>
        <w:tc>
          <w:tcPr>
            <w:tcW w:w="0" w:type="auto"/>
          </w:tcPr>
          <w:p w14:paraId="6A9C37B7" w14:textId="77777777" w:rsidR="00EF6EA2" w:rsidRPr="000578D8" w:rsidRDefault="00EF6EA2" w:rsidP="000578D8">
            <w:pPr>
              <w:jc w:val="center"/>
              <w:rPr>
                <w:sz w:val="21"/>
                <w:szCs w:val="21"/>
              </w:rPr>
            </w:pPr>
          </w:p>
        </w:tc>
        <w:tc>
          <w:tcPr>
            <w:tcW w:w="0" w:type="auto"/>
          </w:tcPr>
          <w:p w14:paraId="061259AD" w14:textId="77777777" w:rsidR="00EF6EA2" w:rsidRPr="000578D8" w:rsidRDefault="00EF6EA2" w:rsidP="000578D8">
            <w:pPr>
              <w:jc w:val="center"/>
              <w:rPr>
                <w:sz w:val="21"/>
                <w:szCs w:val="21"/>
              </w:rPr>
            </w:pPr>
          </w:p>
        </w:tc>
        <w:tc>
          <w:tcPr>
            <w:tcW w:w="0" w:type="auto"/>
          </w:tcPr>
          <w:p w14:paraId="0906EE6F" w14:textId="77777777" w:rsidR="00EF6EA2" w:rsidRPr="000578D8" w:rsidRDefault="00EF6EA2" w:rsidP="000578D8">
            <w:pPr>
              <w:jc w:val="center"/>
              <w:rPr>
                <w:sz w:val="21"/>
                <w:szCs w:val="21"/>
              </w:rPr>
            </w:pPr>
          </w:p>
        </w:tc>
        <w:tc>
          <w:tcPr>
            <w:tcW w:w="0" w:type="auto"/>
          </w:tcPr>
          <w:p w14:paraId="69F5CEB8" w14:textId="77777777" w:rsidR="00EF6EA2" w:rsidRPr="000578D8" w:rsidRDefault="00EF6EA2" w:rsidP="000578D8">
            <w:pPr>
              <w:jc w:val="center"/>
              <w:rPr>
                <w:sz w:val="21"/>
                <w:szCs w:val="21"/>
              </w:rPr>
            </w:pPr>
          </w:p>
        </w:tc>
      </w:tr>
    </w:tbl>
    <w:p w14:paraId="5AF50B91" w14:textId="77777777" w:rsidR="00EF6EA2" w:rsidRPr="001E7BAA" w:rsidRDefault="00AD60C7">
      <w:pPr>
        <w:pStyle w:val="a0"/>
        <w:ind w:firstLine="480"/>
      </w:pPr>
      <w:r w:rsidRPr="001E7BAA">
        <w:t>其中</w:t>
      </w:r>
      <w:r w:rsidRPr="001E7BAA">
        <w:t>DUP(Duplicate flag)</w:t>
      </w:r>
      <w:r w:rsidRPr="001E7BAA">
        <w:t>为重发标志位，用于指示消息是否是重复发布。如果当前消息是之前已经发送过的消息的副本，则</w:t>
      </w:r>
      <w:r w:rsidRPr="001E7BAA">
        <w:t>DUP</w:t>
      </w:r>
      <w:r w:rsidRPr="001E7BAA">
        <w:t>标志位置为</w:t>
      </w:r>
      <w:r w:rsidRPr="001E7BAA">
        <w:t>1</w:t>
      </w:r>
      <w:r w:rsidRPr="001E7BAA">
        <w:t>，否则为</w:t>
      </w:r>
      <w:r w:rsidRPr="001E7BAA">
        <w:t>0</w:t>
      </w:r>
      <w:r w:rsidRPr="001E7BAA">
        <w:t>。</w:t>
      </w:r>
      <w:r w:rsidRPr="001E7BAA">
        <w:t>QoS(Quality of Service)</w:t>
      </w:r>
      <w:r w:rsidRPr="001E7BAA">
        <w:t>为服务质量等级，用于指示消息传输的可靠性。</w:t>
      </w:r>
      <w:r w:rsidRPr="001E7BAA">
        <w:t>QoS</w:t>
      </w:r>
      <w:r w:rsidRPr="001E7BAA">
        <w:t>等级有三种，分别是</w:t>
      </w:r>
      <w:r w:rsidRPr="001E7BAA">
        <w:t>0</w:t>
      </w:r>
      <w:r w:rsidRPr="001E7BAA">
        <w:t>、</w:t>
      </w:r>
      <w:r w:rsidRPr="001E7BAA">
        <w:t>1</w:t>
      </w:r>
      <w:r w:rsidRPr="001E7BAA">
        <w:t>、</w:t>
      </w:r>
      <w:r w:rsidRPr="001E7BAA">
        <w:t>2</w:t>
      </w:r>
      <w:r w:rsidRPr="001E7BAA">
        <w:t>。</w:t>
      </w:r>
      <w:r w:rsidRPr="001E7BAA">
        <w:t>RETAIN(Retain)</w:t>
      </w:r>
      <w:r w:rsidRPr="001E7BAA">
        <w:t>为保留标志位，用于指示服务器是否要保留当前消息，以供后续新的订阅者订阅。本系统中这些位均置为</w:t>
      </w:r>
      <w:r w:rsidRPr="001E7BAA">
        <w:t>0</w:t>
      </w:r>
      <w:r w:rsidRPr="001E7BAA">
        <w:t>。</w:t>
      </w:r>
    </w:p>
    <w:p w14:paraId="05C99684" w14:textId="77777777" w:rsidR="00EF6EA2" w:rsidRPr="001E7BAA" w:rsidRDefault="00AD60C7">
      <w:pPr>
        <w:pStyle w:val="5"/>
        <w:spacing w:before="120" w:after="120"/>
      </w:pPr>
      <w:bookmarkStart w:id="38" w:name="可变报头-1"/>
      <w:bookmarkEnd w:id="36"/>
      <w:r w:rsidRPr="001E7BAA">
        <w:t>可变报头</w:t>
      </w:r>
    </w:p>
    <w:p w14:paraId="219FFB74" w14:textId="77777777" w:rsidR="00EF6EA2" w:rsidRPr="001E7BAA" w:rsidRDefault="00AD60C7">
      <w:pPr>
        <w:pStyle w:val="FirstParagraph"/>
        <w:ind w:firstLine="480"/>
      </w:pPr>
      <w:r w:rsidRPr="001E7BAA">
        <w:t>可变报头按顺序包含主题名长度、主题名和报文标识符。第一个字节为可变报头长度，后面多个字节表示</w:t>
      </w:r>
      <w:r w:rsidRPr="001E7BAA">
        <w:t>Topic</w:t>
      </w:r>
      <w:r w:rsidRPr="001E7BAA">
        <w:t>；只有当</w:t>
      </w:r>
      <w:r w:rsidRPr="001E7BAA">
        <w:t>QoS</w:t>
      </w:r>
      <w:r w:rsidRPr="001E7BAA">
        <w:t>等级是</w:t>
      </w:r>
      <w:r w:rsidRPr="001E7BAA">
        <w:t>1</w:t>
      </w:r>
      <w:r w:rsidRPr="001E7BAA">
        <w:t>或</w:t>
      </w:r>
      <w:r w:rsidRPr="001E7BAA">
        <w:t>2</w:t>
      </w:r>
      <w:r w:rsidRPr="001E7BAA">
        <w:t>的时，报文标识符（</w:t>
      </w:r>
      <w:r w:rsidRPr="001E7BAA">
        <w:t>Packet Identifier</w:t>
      </w:r>
      <w:r w:rsidRPr="001E7BAA">
        <w:t>）字段才能出现在</w:t>
      </w:r>
      <w:r w:rsidRPr="001E7BAA">
        <w:t xml:space="preserve"> PUBLISH </w:t>
      </w:r>
      <w:r w:rsidRPr="001E7BAA">
        <w:t>报文中，因此在本系统中</w:t>
      </w:r>
      <w:r w:rsidRPr="001E7BAA">
        <w:t>PUBLISH</w:t>
      </w:r>
      <w:r w:rsidRPr="001E7BAA">
        <w:t>的可变报头部分仅两部分。</w:t>
      </w:r>
    </w:p>
    <w:p w14:paraId="117E5F25" w14:textId="77777777" w:rsidR="00EF6EA2" w:rsidRPr="001E7BAA" w:rsidRDefault="00AD60C7">
      <w:pPr>
        <w:pStyle w:val="5"/>
        <w:spacing w:before="120" w:after="120"/>
      </w:pPr>
      <w:bookmarkStart w:id="39" w:name="有效载荷-1"/>
      <w:bookmarkEnd w:id="38"/>
      <w:r w:rsidRPr="001E7BAA">
        <w:t>有效载荷</w:t>
      </w:r>
    </w:p>
    <w:p w14:paraId="3814C54A" w14:textId="77777777" w:rsidR="00EF6EA2" w:rsidRPr="001E7BAA" w:rsidRDefault="00AD60C7">
      <w:pPr>
        <w:pStyle w:val="FirstParagraph"/>
        <w:ind w:firstLine="480"/>
      </w:pPr>
      <w:r w:rsidRPr="001E7BAA">
        <w:t>有效载荷包含将被发布的应用消息。数据的内容和格式是应用特定的。需要根据物联网平台的规范进行调整。本设计中物联网平台采用透传模式接收数据，因此将传感器采集到的数据格式不变放入有效载荷中即可。</w:t>
      </w:r>
    </w:p>
    <w:p w14:paraId="0FE1803A" w14:textId="77777777" w:rsidR="00EF6EA2" w:rsidRPr="001E7BAA" w:rsidRDefault="00AD60C7">
      <w:pPr>
        <w:pStyle w:val="4"/>
        <w:spacing w:before="120" w:after="120"/>
      </w:pPr>
      <w:bookmarkStart w:id="40" w:name="小结"/>
      <w:bookmarkEnd w:id="35"/>
      <w:bookmarkEnd w:id="39"/>
      <w:r w:rsidRPr="001E7BAA">
        <w:t>小结</w:t>
      </w:r>
    </w:p>
    <w:p w14:paraId="5900EA77" w14:textId="77777777" w:rsidR="00EF6EA2" w:rsidRPr="001E7BAA" w:rsidRDefault="00AD60C7">
      <w:pPr>
        <w:pStyle w:val="FirstParagraph"/>
        <w:ind w:firstLine="480"/>
      </w:pPr>
      <w:r w:rsidRPr="001E7BAA">
        <w:t>通过上述对</w:t>
      </w:r>
      <w:r w:rsidRPr="001E7BAA">
        <w:t>MQTT</w:t>
      </w:r>
      <w:r w:rsidRPr="001E7BAA">
        <w:t>协议规范的说</w:t>
      </w:r>
      <w:r w:rsidRPr="001E7BAA">
        <w:t>明可以看出，</w:t>
      </w:r>
      <w:r w:rsidRPr="001E7BAA">
        <w:t>MQTT</w:t>
      </w:r>
      <w:r w:rsidRPr="001E7BAA">
        <w:t>协议并不像</w:t>
      </w:r>
      <w:r w:rsidRPr="001E7BAA">
        <w:t>TCP</w:t>
      </w:r>
      <w:r w:rsidRPr="001E7BAA">
        <w:t>协议，对发送的所有数据进行校验，而是仅记录发送数据的长度。也就是说在发送数据长度固定后，根据</w:t>
      </w:r>
      <w:r w:rsidRPr="001E7BAA">
        <w:t>MQTT</w:t>
      </w:r>
      <w:r w:rsidRPr="001E7BAA">
        <w:t>协议规范，</w:t>
      </w:r>
      <w:r w:rsidRPr="001E7BAA">
        <w:t>MQTT</w:t>
      </w:r>
      <w:r w:rsidRPr="001E7BAA">
        <w:t>数据包的头部会被完全确定。考虑到单片机的计算性能较差，将</w:t>
      </w:r>
      <w:r w:rsidRPr="001E7BAA">
        <w:t>MQTT</w:t>
      </w:r>
      <w:r w:rsidRPr="001E7BAA">
        <w:t>协议的</w:t>
      </w:r>
      <w:r w:rsidRPr="001E7BAA">
        <w:t>CONNECT</w:t>
      </w:r>
      <w:r w:rsidRPr="001E7BAA">
        <w:t>报文所有数据以及</w:t>
      </w:r>
      <w:r w:rsidRPr="001E7BAA">
        <w:t>PUBLISH</w:t>
      </w:r>
      <w:r w:rsidRPr="001E7BAA">
        <w:t>报文的部分数据进行固化，不再逐字节推算</w:t>
      </w:r>
      <w:r w:rsidRPr="001E7BAA">
        <w:t>MQTT</w:t>
      </w:r>
      <w:r w:rsidRPr="001E7BAA">
        <w:t>数据包的内容。在本设计中，</w:t>
      </w:r>
      <w:r w:rsidRPr="001E7BAA">
        <w:t>PUBLISH</w:t>
      </w:r>
      <w:r w:rsidRPr="001E7BAA">
        <w:t>报文的有效载荷长度固定为</w:t>
      </w:r>
      <w:r w:rsidRPr="001E7BAA">
        <w:t>7</w:t>
      </w:r>
      <w:r w:rsidRPr="001E7BAA">
        <w:t>，这个长度适合将传感器数据完整的上传至物联网平台。</w:t>
      </w:r>
    </w:p>
    <w:p w14:paraId="132FB651" w14:textId="77777777" w:rsidR="00EF6EA2" w:rsidRPr="001E7BAA" w:rsidRDefault="00AD60C7">
      <w:pPr>
        <w:pStyle w:val="3"/>
        <w:spacing w:before="120" w:after="120"/>
      </w:pPr>
      <w:bookmarkStart w:id="41" w:name="_Toc135495314"/>
      <w:bookmarkEnd w:id="24"/>
      <w:bookmarkEnd w:id="40"/>
      <w:commentRangeStart w:id="42"/>
      <w:r w:rsidRPr="001E7BAA">
        <w:t>AMQP</w:t>
      </w:r>
      <w:bookmarkStart w:id="43" w:name="信息传输协议"/>
      <w:bookmarkStart w:id="44" w:name="amqp"/>
      <w:bookmarkEnd w:id="41"/>
      <w:commentRangeEnd w:id="42"/>
      <w:r w:rsidR="00FC0B3B">
        <w:rPr>
          <w:rStyle w:val="af5"/>
          <w:rFonts w:ascii="Times New Roman" w:eastAsia="宋体" w:hAnsi="Times New Roman" w:cs="Times New Roman"/>
          <w:bCs w:val="0"/>
        </w:rPr>
        <w:commentReference w:id="42"/>
      </w:r>
    </w:p>
    <w:p w14:paraId="28720829" w14:textId="27010C3E" w:rsidR="00EF6EA2" w:rsidRPr="001E7BAA" w:rsidRDefault="00AD60C7">
      <w:pPr>
        <w:pStyle w:val="FirstParagraph"/>
        <w:ind w:firstLine="480"/>
      </w:pPr>
      <w:r w:rsidRPr="001E7BAA">
        <w:t>AMQP</w:t>
      </w:r>
      <w:r w:rsidRPr="001E7BAA">
        <w:t>（</w:t>
      </w:r>
      <w:r w:rsidRPr="001E7BAA">
        <w:t>Advanced Message Queuing Proto</w:t>
      </w:r>
      <w:r w:rsidRPr="001E7BAA">
        <w:t>col</w:t>
      </w:r>
      <w:r w:rsidRPr="001E7BAA">
        <w:t>）即高级消息队列协议。在配置</w:t>
      </w:r>
      <w:r w:rsidRPr="001E7BAA">
        <w:t>AMQP</w:t>
      </w:r>
      <w:r w:rsidRPr="001E7BAA">
        <w:t>服务端订阅后，物联网平台会将所有已订阅类型的消息，通过</w:t>
      </w:r>
      <w:r w:rsidRPr="001E7BAA">
        <w:t>AMQP</w:t>
      </w:r>
      <w:r w:rsidRPr="001E7BAA">
        <w:t>通道推送至服务器。</w:t>
      </w:r>
      <w:r w:rsidRPr="001E7BAA">
        <w:t>AMQP</w:t>
      </w:r>
      <w:r w:rsidRPr="001E7BAA">
        <w:t>服务</w:t>
      </w:r>
      <w:proofErr w:type="gramStart"/>
      <w:r w:rsidRPr="001E7BAA">
        <w:t>端消息</w:t>
      </w:r>
      <w:proofErr w:type="gramEnd"/>
      <w:r w:rsidRPr="001E7BAA">
        <w:t>流转流程如</w:t>
      </w:r>
      <w:r w:rsidRPr="001E7BAA">
        <w:fldChar w:fldCharType="begin"/>
      </w:r>
      <w:r w:rsidRPr="001E7BAA">
        <w:instrText>Ref fig-amqpwork \r</w:instrText>
      </w:r>
      <w:r w:rsidR="001E7BAA">
        <w:instrText xml:space="preserve"> \* MERGEFORMAT </w:instrText>
      </w:r>
      <w:r w:rsidRPr="001E7BAA">
        <w:fldChar w:fldCharType="separate"/>
      </w:r>
      <w:r w:rsidR="00137210">
        <w:rPr>
          <w:rFonts w:hint="eastAsia"/>
        </w:rPr>
        <w:t>图</w:t>
      </w:r>
      <w:r w:rsidR="00137210">
        <w:rPr>
          <w:rFonts w:hint="eastAsia"/>
        </w:rPr>
        <w:t>2-4</w:t>
      </w:r>
      <w:r w:rsidRPr="001E7BAA">
        <w:fldChar w:fldCharType="end"/>
      </w:r>
      <w:r w:rsidRPr="001E7BAA">
        <w:t>所示：</w:t>
      </w:r>
    </w:p>
    <w:p w14:paraId="39AFD25B" w14:textId="77777777" w:rsidR="00EF6EA2" w:rsidRPr="001E7BAA" w:rsidRDefault="00AD60C7">
      <w:pPr>
        <w:pStyle w:val="CaptionedFigure"/>
        <w:spacing w:before="360"/>
      </w:pPr>
      <w:r w:rsidRPr="001E7BAA">
        <w:rPr>
          <w:noProof/>
        </w:rPr>
        <w:lastRenderedPageBreak/>
        <w:drawing>
          <wp:inline distT="0" distB="0" distL="0" distR="0" wp14:anchorId="4002E105" wp14:editId="497F5635">
            <wp:extent cx="5930900" cy="1492596"/>
            <wp:effectExtent l="0" t="0" r="0" b="0"/>
            <wp:docPr id="230151209" name="Picture" descr="AMQP消息流转流程"/>
            <wp:cNvGraphicFramePr/>
            <a:graphic xmlns:a="http://schemas.openxmlformats.org/drawingml/2006/main">
              <a:graphicData uri="http://schemas.openxmlformats.org/drawingml/2006/picture">
                <pic:pic xmlns:pic="http://schemas.openxmlformats.org/drawingml/2006/picture">
                  <pic:nvPicPr>
                    <pic:cNvPr id="0" name="Picture" descr="img/p143709.png"/>
                    <pic:cNvPicPr>
                      <a:picLocks noChangeAspect="1" noChangeArrowheads="1"/>
                    </pic:cNvPicPr>
                  </pic:nvPicPr>
                  <pic:blipFill>
                    <a:blip r:embed="rId21"/>
                    <a:stretch>
                      <a:fillRect/>
                    </a:stretch>
                  </pic:blipFill>
                  <pic:spPr bwMode="auto">
                    <a:xfrm>
                      <a:off x="0" y="0"/>
                      <a:ext cx="5930900" cy="1492596"/>
                    </a:xfrm>
                    <a:prstGeom prst="rect">
                      <a:avLst/>
                    </a:prstGeom>
                    <a:noFill/>
                    <a:ln w="9525">
                      <a:noFill/>
                      <a:headEnd/>
                      <a:tailEnd/>
                    </a:ln>
                  </pic:spPr>
                </pic:pic>
              </a:graphicData>
            </a:graphic>
          </wp:inline>
        </w:drawing>
      </w:r>
    </w:p>
    <w:p w14:paraId="2925AF26" w14:textId="77777777" w:rsidR="00EF6EA2" w:rsidRPr="00F357D1" w:rsidRDefault="00AD60C7" w:rsidP="00F357D1">
      <w:pPr>
        <w:pStyle w:val="ImageCaption"/>
        <w:spacing w:afterLines="0" w:line="300" w:lineRule="auto"/>
        <w:rPr>
          <w:sz w:val="21"/>
          <w:szCs w:val="21"/>
        </w:rPr>
      </w:pPr>
      <w:bookmarkStart w:id="45" w:name="fig-amqpwork"/>
      <w:r w:rsidRPr="00F357D1">
        <w:rPr>
          <w:sz w:val="21"/>
          <w:szCs w:val="21"/>
        </w:rPr>
        <w:t>AMQP</w:t>
      </w:r>
      <w:r w:rsidRPr="00F357D1">
        <w:rPr>
          <w:sz w:val="21"/>
          <w:szCs w:val="21"/>
        </w:rPr>
        <w:t>消息流转流程</w:t>
      </w:r>
      <w:bookmarkEnd w:id="45"/>
    </w:p>
    <w:p w14:paraId="25BD003A" w14:textId="77777777" w:rsidR="00EF6EA2" w:rsidRPr="001E7BAA" w:rsidRDefault="00AD60C7">
      <w:pPr>
        <w:pStyle w:val="a0"/>
        <w:ind w:firstLine="480"/>
      </w:pPr>
      <w:r w:rsidRPr="001E7BAA">
        <w:t>AMQP</w:t>
      </w:r>
      <w:r w:rsidRPr="001E7BAA">
        <w:t>服务端订阅的优势有：</w:t>
      </w:r>
    </w:p>
    <w:p w14:paraId="5EBE661E" w14:textId="77777777" w:rsidR="00EF6EA2" w:rsidRPr="001E7BAA" w:rsidRDefault="00AD60C7">
      <w:pPr>
        <w:numPr>
          <w:ilvl w:val="0"/>
          <w:numId w:val="9"/>
        </w:numPr>
      </w:pPr>
      <w:r w:rsidRPr="001E7BAA">
        <w:t>支持多消费组。在多消费同时订阅统一产品的情况下，不同消费组可同时收到来自同一产品的相同消息。</w:t>
      </w:r>
    </w:p>
    <w:p w14:paraId="49607DD1" w14:textId="77777777" w:rsidR="00EF6EA2" w:rsidRPr="001E7BAA" w:rsidRDefault="00AD60C7">
      <w:pPr>
        <w:numPr>
          <w:ilvl w:val="0"/>
          <w:numId w:val="9"/>
        </w:numPr>
      </w:pPr>
      <w:r w:rsidRPr="001E7BAA">
        <w:t>方便排查问题。物联网平台支持实时查看客户端状态，查看堆积和消费速率。</w:t>
      </w:r>
    </w:p>
    <w:p w14:paraId="15C78A81" w14:textId="77777777" w:rsidR="00EF6EA2" w:rsidRPr="001E7BAA" w:rsidRDefault="00AD60C7">
      <w:pPr>
        <w:numPr>
          <w:ilvl w:val="0"/>
          <w:numId w:val="9"/>
        </w:numPr>
      </w:pPr>
      <w:r w:rsidRPr="001E7BAA">
        <w:t>保证消息推送可靠性即时性。设备生成的消息可以直接推送给消费者。如果推送过程中出现限流或失败，这些消息将进入一个堆积队列。在堆积队列中，这些消息会采用降级模式进行处理，以确保不会影响实时推送的能力。即使消费者的客户端宕机或由于消费能力不足导致消息堆积，一旦消费端恢复正常，设备生成的消息可以和堆积的消息并行发送。这样可以确保设备生成的实时推送消息具有优先权，以使实时推送消息的状态得到优先恢复。</w:t>
      </w:r>
    </w:p>
    <w:p w14:paraId="23192698" w14:textId="77777777" w:rsidR="00EF6EA2" w:rsidRPr="001E7BAA" w:rsidRDefault="00AD60C7">
      <w:pPr>
        <w:pStyle w:val="2"/>
        <w:spacing w:before="120" w:after="120"/>
      </w:pPr>
      <w:bookmarkStart w:id="46" w:name="_Toc135495315"/>
      <w:bookmarkEnd w:id="43"/>
      <w:bookmarkEnd w:id="44"/>
      <w:r w:rsidRPr="001E7BAA">
        <w:t>硬件</w:t>
      </w:r>
      <w:bookmarkEnd w:id="46"/>
    </w:p>
    <w:p w14:paraId="16EA63BF" w14:textId="77777777" w:rsidR="00EF6EA2" w:rsidRPr="001E7BAA" w:rsidRDefault="00AD60C7">
      <w:pPr>
        <w:pStyle w:val="3"/>
        <w:spacing w:before="120" w:after="120"/>
      </w:pPr>
      <w:bookmarkStart w:id="47" w:name="_Toc135495316"/>
      <w:r w:rsidRPr="001E7BAA">
        <w:t>IAP15W4K58S4</w:t>
      </w:r>
      <w:r w:rsidRPr="001E7BAA">
        <w:t>单片机</w:t>
      </w:r>
      <w:bookmarkStart w:id="48" w:name="iap15w4k58s4单片机"/>
      <w:bookmarkEnd w:id="47"/>
    </w:p>
    <w:p w14:paraId="390157A6" w14:textId="77777777" w:rsidR="00EF6EA2" w:rsidRPr="001E7BAA" w:rsidRDefault="00AD60C7">
      <w:pPr>
        <w:pStyle w:val="FirstParagraph"/>
        <w:ind w:firstLine="480"/>
      </w:pPr>
      <w:r w:rsidRPr="001E7BAA">
        <w:t>IAP15</w:t>
      </w:r>
      <w:r w:rsidRPr="001E7BAA">
        <w:t>W4K58S4</w:t>
      </w:r>
      <w:r w:rsidRPr="001E7BAA">
        <w:t>隶属于</w:t>
      </w:r>
      <w:r w:rsidRPr="001E7BAA">
        <w:t>STC</w:t>
      </w:r>
      <w:r w:rsidRPr="001E7BAA">
        <w:t>研发的</w:t>
      </w:r>
      <w:r w:rsidRPr="001E7BAA">
        <w:t>STC15W4K32S4</w:t>
      </w:r>
      <w:r w:rsidRPr="001E7BAA">
        <w:t>系列单片机。它是</w:t>
      </w:r>
      <w:r w:rsidRPr="001E7BAA">
        <w:t>STC</w:t>
      </w:r>
      <w:r w:rsidRPr="001E7BAA">
        <w:t>生产的一种单时钟</w:t>
      </w:r>
      <w:r w:rsidRPr="001E7BAA">
        <w:t>/</w:t>
      </w:r>
      <w:r w:rsidRPr="001E7BAA">
        <w:t>机器周期（</w:t>
      </w:r>
      <w:r w:rsidRPr="001E7BAA">
        <w:t>1T</w:t>
      </w:r>
      <w:r w:rsidRPr="001E7BAA">
        <w:t>）的单片机，属于新一代</w:t>
      </w:r>
      <w:r w:rsidRPr="001E7BAA">
        <w:t>8051</w:t>
      </w:r>
      <w:r w:rsidRPr="001E7BAA">
        <w:t>单片机，具有宽电压范围、高可靠性、低功耗和超强抗干扰能力。</w:t>
      </w:r>
    </w:p>
    <w:p w14:paraId="038C5D2A" w14:textId="77777777" w:rsidR="00EF6EA2" w:rsidRPr="001E7BAA" w:rsidRDefault="00AD60C7">
      <w:pPr>
        <w:pStyle w:val="a0"/>
        <w:ind w:firstLine="480"/>
      </w:pPr>
      <w:r w:rsidRPr="001E7BAA">
        <w:t>该单片机内部集成了高精度</w:t>
      </w:r>
      <w:r w:rsidRPr="001E7BAA">
        <w:t>R/C</w:t>
      </w:r>
      <w:r w:rsidRPr="001E7BAA">
        <w:t>时钟（精度为</w:t>
      </w:r>
      <w:r w:rsidRPr="001E7BAA">
        <w:t>±0.3%</w:t>
      </w:r>
      <w:r w:rsidRPr="001E7BAA">
        <w:t>），温度漂移范围为</w:t>
      </w:r>
      <w:r w:rsidRPr="001E7BAA">
        <w:t>±1%</w:t>
      </w:r>
      <w:r w:rsidRPr="001E7BAA">
        <w:t>（</w:t>
      </w:r>
      <w:r w:rsidRPr="001E7BAA">
        <w:t>-40℃</w:t>
      </w:r>
      <w:r w:rsidRPr="001E7BAA">
        <w:t>至</w:t>
      </w:r>
      <w:r w:rsidRPr="001E7BAA">
        <w:t>+85℃</w:t>
      </w:r>
      <w:r w:rsidRPr="001E7BAA">
        <w:t>），在常温下温度漂移为</w:t>
      </w:r>
      <w:r w:rsidRPr="001E7BAA">
        <w:t>±0.6%</w:t>
      </w:r>
      <w:r w:rsidRPr="001E7BAA">
        <w:t>（</w:t>
      </w:r>
      <w:r w:rsidRPr="001E7BAA">
        <w:t>-20℃</w:t>
      </w:r>
      <w:r w:rsidRPr="001E7BAA">
        <w:t>至</w:t>
      </w:r>
      <w:r w:rsidRPr="001E7BAA">
        <w:t>+65℃</w:t>
      </w:r>
      <w:r w:rsidRPr="001E7BAA">
        <w:t>）。它具备</w:t>
      </w:r>
      <w:r w:rsidRPr="001E7BAA">
        <w:t>8</w:t>
      </w:r>
      <w:r w:rsidRPr="001E7BAA">
        <w:t>路</w:t>
      </w:r>
      <w:r w:rsidRPr="001E7BAA">
        <w:t>10</w:t>
      </w:r>
      <w:r w:rsidRPr="001E7BAA">
        <w:t>位</w:t>
      </w:r>
      <w:r w:rsidRPr="001E7BAA">
        <w:t>PWM</w:t>
      </w:r>
      <w:r w:rsidRPr="001E7BAA">
        <w:t>输出，</w:t>
      </w:r>
      <w:r w:rsidRPr="001E7BAA">
        <w:t>8</w:t>
      </w:r>
      <w:r w:rsidRPr="001E7BAA">
        <w:t>路高速</w:t>
      </w:r>
      <w:r w:rsidRPr="001E7BAA">
        <w:t>10</w:t>
      </w:r>
      <w:r w:rsidRPr="001E7BAA">
        <w:t>位</w:t>
      </w:r>
      <w:r w:rsidRPr="001E7BAA">
        <w:t>A/D</w:t>
      </w:r>
      <w:r w:rsidRPr="001E7BAA">
        <w:t>转换（每秒</w:t>
      </w:r>
      <w:r w:rsidRPr="001E7BAA">
        <w:t>30</w:t>
      </w:r>
      <w:r w:rsidRPr="001E7BAA">
        <w:t>万次），内置</w:t>
      </w:r>
      <w:r w:rsidRPr="001E7BAA">
        <w:t>4K</w:t>
      </w:r>
      <w:r w:rsidRPr="001E7BAA">
        <w:t>字节的大容量</w:t>
      </w:r>
      <w:r w:rsidRPr="001E7BAA">
        <w:t>SRAM</w:t>
      </w:r>
      <w:r w:rsidRPr="001E7BAA">
        <w:t>，并且具有</w:t>
      </w:r>
      <w:r w:rsidRPr="001E7BAA">
        <w:t>4</w:t>
      </w:r>
      <w:r w:rsidRPr="001E7BAA">
        <w:t>组独立的高速异步串行通信端口（</w:t>
      </w:r>
      <w:r w:rsidRPr="001E7BAA">
        <w:t>UART1/UART</w:t>
      </w:r>
      <w:r w:rsidRPr="001E7BAA">
        <w:t>2/UART3/UART4</w:t>
      </w:r>
      <w:r w:rsidRPr="001E7BAA">
        <w:t>），以及</w:t>
      </w:r>
      <w:r w:rsidRPr="001E7BAA">
        <w:t>1</w:t>
      </w:r>
      <w:r w:rsidRPr="001E7BAA">
        <w:t>组高速同步串行通信端口（</w:t>
      </w:r>
      <w:r w:rsidRPr="001E7BAA">
        <w:t>SPI</w:t>
      </w:r>
      <w:r w:rsidRPr="001E7BAA">
        <w:t>）。这些特性使得它非常适用于多串口通信、电机控制和在强干扰环境中的应用。</w:t>
      </w:r>
    </w:p>
    <w:p w14:paraId="3ADED047" w14:textId="77777777" w:rsidR="00EF6EA2" w:rsidRPr="001E7BAA" w:rsidRDefault="00AD60C7">
      <w:pPr>
        <w:pStyle w:val="a0"/>
        <w:ind w:firstLine="480"/>
      </w:pPr>
      <w:r w:rsidRPr="001E7BAA">
        <w:t>IAP15W4K58S4</w:t>
      </w:r>
      <w:r w:rsidRPr="001E7BAA">
        <w:t>单片机具有低成本、高性能和良好的抗干扰性能，因此在本系统中被认为是微控制器的最佳选择。</w:t>
      </w:r>
    </w:p>
    <w:p w14:paraId="10E8FA3B" w14:textId="77777777" w:rsidR="00EF6EA2" w:rsidRPr="001E7BAA" w:rsidRDefault="00AD60C7">
      <w:pPr>
        <w:pStyle w:val="3"/>
        <w:spacing w:before="120" w:after="120"/>
      </w:pPr>
      <w:bookmarkStart w:id="49" w:name="_Toc135495317"/>
      <w:bookmarkEnd w:id="48"/>
      <w:r w:rsidRPr="001E7BAA">
        <w:lastRenderedPageBreak/>
        <w:t>128x64 OLED IIC</w:t>
      </w:r>
      <w:r w:rsidRPr="001E7BAA">
        <w:t>显示屏</w:t>
      </w:r>
      <w:bookmarkStart w:id="50" w:name="x64-oled-iic显示屏"/>
      <w:bookmarkEnd w:id="49"/>
    </w:p>
    <w:p w14:paraId="54D45305" w14:textId="77777777" w:rsidR="00EF6EA2" w:rsidRPr="001E7BAA" w:rsidRDefault="00AD60C7">
      <w:pPr>
        <w:pStyle w:val="FirstParagraph"/>
        <w:ind w:firstLine="480"/>
      </w:pPr>
      <w:r w:rsidRPr="001E7BAA">
        <w:t>OLED</w:t>
      </w:r>
      <w:r w:rsidRPr="001E7BAA">
        <w:t>显示屏采用自发光材料，无需背光板，具有广阔的视角范围、均匀的画质、快速的响应速度和易于彩色化等优势。其简单的驱动电路可实现高亮度、高分辨率、稳定的图像显示，符合轻薄短小的设计原则，适用于中小尺寸的显示面板。此外，</w:t>
      </w:r>
      <w:r w:rsidRPr="001E7BAA">
        <w:t>O</w:t>
      </w:r>
      <w:r w:rsidRPr="001E7BAA">
        <w:t>LED</w:t>
      </w:r>
      <w:r w:rsidRPr="001E7BAA">
        <w:t>显示屏具有低驱动电压、低能耗的特点，可与太阳能电池、集成电路等兼容。由于</w:t>
      </w:r>
      <w:r w:rsidRPr="001E7BAA">
        <w:t>OLED</w:t>
      </w:r>
      <w:r w:rsidRPr="001E7BAA">
        <w:t>是全固态、非真空器件，具有抗震荡、耐低温</w:t>
      </w:r>
      <w:r w:rsidRPr="001E7BAA">
        <w:t>(-40℃)</w:t>
      </w:r>
      <w:r w:rsidRPr="001E7BAA">
        <w:t>等特性，适用于各种工作条件。</w:t>
      </w:r>
    </w:p>
    <w:p w14:paraId="7081B962" w14:textId="77777777" w:rsidR="00EF6EA2" w:rsidRPr="001E7BAA" w:rsidRDefault="00AD60C7">
      <w:pPr>
        <w:pStyle w:val="a0"/>
        <w:ind w:firstLine="480"/>
      </w:pPr>
      <w:r w:rsidRPr="001E7BAA">
        <w:t>在本设计中，我们使用</w:t>
      </w:r>
      <w:r w:rsidRPr="001E7BAA">
        <w:t>IIC</w:t>
      </w:r>
      <w:r w:rsidRPr="001E7BAA">
        <w:t>协议对</w:t>
      </w:r>
      <w:r w:rsidRPr="001E7BAA">
        <w:t>OLED</w:t>
      </w:r>
      <w:r w:rsidRPr="001E7BAA">
        <w:t>显示屏进行控制，使其能够在现场显示数据。</w:t>
      </w:r>
      <w:r w:rsidRPr="001E7BAA">
        <w:t>IIC</w:t>
      </w:r>
      <w:r w:rsidRPr="001E7BAA">
        <w:t>是一种同步串行通信协议，也称为</w:t>
      </w:r>
      <w:r w:rsidRPr="001E7BAA">
        <w:t>I2C</w:t>
      </w:r>
      <w:r w:rsidRPr="001E7BAA">
        <w:t>（</w:t>
      </w:r>
      <w:r w:rsidRPr="001E7BAA">
        <w:t>Inter-Integrated Circuit</w:t>
      </w:r>
      <w:r w:rsidRPr="001E7BAA">
        <w:t>）。它采用两根线实现全双工通信，其中一根线为时钟线（</w:t>
      </w:r>
      <w:r w:rsidRPr="001E7BAA">
        <w:t>SCL</w:t>
      </w:r>
      <w:r w:rsidRPr="001E7BAA">
        <w:t>），另一根线为数据线（</w:t>
      </w:r>
      <w:r w:rsidRPr="001E7BAA">
        <w:t>SDA</w:t>
      </w:r>
      <w:r w:rsidRPr="001E7BAA">
        <w:t>）。通常情况下，</w:t>
      </w:r>
      <w:r w:rsidRPr="001E7BAA">
        <w:t>IIC</w:t>
      </w:r>
      <w:r w:rsidRPr="001E7BAA">
        <w:t>总线由一个主设备和一个或多个从设备组成。主设备产生时钟信号并负责</w:t>
      </w:r>
      <w:r w:rsidRPr="001E7BAA">
        <w:t>发起所有的通信，从设备则被动接受并响应主设备的请求。</w:t>
      </w:r>
      <w:r w:rsidRPr="001E7BAA">
        <w:t>IIC</w:t>
      </w:r>
      <w:r w:rsidRPr="001E7BAA">
        <w:t>通信具有以下特点：</w:t>
      </w:r>
    </w:p>
    <w:p w14:paraId="3BB1EB40" w14:textId="77777777" w:rsidR="00EF6EA2" w:rsidRPr="001E7BAA" w:rsidRDefault="00AD60C7">
      <w:pPr>
        <w:numPr>
          <w:ilvl w:val="0"/>
          <w:numId w:val="10"/>
        </w:numPr>
      </w:pPr>
      <w:r w:rsidRPr="001E7BAA">
        <w:t>速度较慢：</w:t>
      </w:r>
      <w:r w:rsidRPr="001E7BAA">
        <w:t>IIC</w:t>
      </w:r>
      <w:r w:rsidRPr="001E7BAA">
        <w:t>总线的最高速率一般为</w:t>
      </w:r>
      <w:r w:rsidRPr="001E7BAA">
        <w:t>400kHz</w:t>
      </w:r>
      <w:r w:rsidRPr="001E7BAA">
        <w:t>，速度比</w:t>
      </w:r>
      <w:r w:rsidRPr="001E7BAA">
        <w:t>SPI</w:t>
      </w:r>
      <w:r w:rsidRPr="001E7BAA">
        <w:t>和</w:t>
      </w:r>
      <w:r w:rsidRPr="001E7BAA">
        <w:t>UART</w:t>
      </w:r>
      <w:r w:rsidRPr="001E7BAA">
        <w:t>慢。</w:t>
      </w:r>
    </w:p>
    <w:p w14:paraId="339AB976" w14:textId="77777777" w:rsidR="00EF6EA2" w:rsidRPr="001E7BAA" w:rsidRDefault="00AD60C7">
      <w:pPr>
        <w:numPr>
          <w:ilvl w:val="0"/>
          <w:numId w:val="10"/>
        </w:numPr>
      </w:pPr>
      <w:r w:rsidRPr="001E7BAA">
        <w:t>线路简单：</w:t>
      </w:r>
      <w:r w:rsidRPr="001E7BAA">
        <w:t>IIC</w:t>
      </w:r>
      <w:r w:rsidRPr="001E7BAA">
        <w:t>总线只需要两根线，线路简单。</w:t>
      </w:r>
    </w:p>
    <w:p w14:paraId="51C9BB15" w14:textId="77777777" w:rsidR="00EF6EA2" w:rsidRPr="001E7BAA" w:rsidRDefault="00AD60C7">
      <w:pPr>
        <w:numPr>
          <w:ilvl w:val="0"/>
          <w:numId w:val="10"/>
        </w:numPr>
      </w:pPr>
      <w:r w:rsidRPr="001E7BAA">
        <w:t>可靠性高：</w:t>
      </w:r>
      <w:r w:rsidRPr="001E7BAA">
        <w:t>IIC</w:t>
      </w:r>
      <w:r w:rsidRPr="001E7BAA">
        <w:t>总线采用了多主从、冲突检测和应答机制，通信可靠性高。</w:t>
      </w:r>
    </w:p>
    <w:p w14:paraId="431AFEF4" w14:textId="77777777" w:rsidR="00EF6EA2" w:rsidRPr="001E7BAA" w:rsidRDefault="00AD60C7">
      <w:pPr>
        <w:numPr>
          <w:ilvl w:val="0"/>
          <w:numId w:val="10"/>
        </w:numPr>
      </w:pPr>
      <w:r w:rsidRPr="001E7BAA">
        <w:t>传输距离较短：</w:t>
      </w:r>
      <w:r w:rsidRPr="001E7BAA">
        <w:t>IIC</w:t>
      </w:r>
      <w:r w:rsidRPr="001E7BAA">
        <w:t>总线传输距离较短，一般不超过</w:t>
      </w:r>
      <w:r w:rsidRPr="001E7BAA">
        <w:t>1</w:t>
      </w:r>
      <w:r w:rsidRPr="001E7BAA">
        <w:t>米。</w:t>
      </w:r>
    </w:p>
    <w:p w14:paraId="7DB3A6CF" w14:textId="77777777" w:rsidR="00EF6EA2" w:rsidRPr="001E7BAA" w:rsidRDefault="00AD60C7">
      <w:pPr>
        <w:numPr>
          <w:ilvl w:val="0"/>
          <w:numId w:val="10"/>
        </w:numPr>
      </w:pPr>
      <w:r w:rsidRPr="001E7BAA">
        <w:t>集成度高：</w:t>
      </w:r>
      <w:r w:rsidRPr="001E7BAA">
        <w:t>IIC</w:t>
      </w:r>
      <w:r w:rsidRPr="001E7BAA">
        <w:t>总线在集成电路中得到广泛应用，如</w:t>
      </w:r>
      <w:r w:rsidRPr="001E7BAA">
        <w:t>EEPROM</w:t>
      </w:r>
      <w:r w:rsidRPr="001E7BAA">
        <w:t>、温度传感器、电子罗盘等。</w:t>
      </w:r>
    </w:p>
    <w:p w14:paraId="70136109" w14:textId="77777777" w:rsidR="00EF6EA2" w:rsidRPr="001E7BAA" w:rsidRDefault="00AD60C7">
      <w:pPr>
        <w:pStyle w:val="FirstParagraph"/>
        <w:ind w:firstLine="480"/>
      </w:pPr>
      <w:r w:rsidRPr="001E7BAA">
        <w:t>在</w:t>
      </w:r>
      <w:r w:rsidRPr="001E7BAA">
        <w:t>IIC</w:t>
      </w:r>
      <w:r w:rsidRPr="001E7BAA">
        <w:t>通信中，主设备先发送起始信号（</w:t>
      </w:r>
      <w:r w:rsidRPr="001E7BAA">
        <w:t>Start</w:t>
      </w:r>
      <w:r w:rsidRPr="001E7BAA">
        <w:t>），然后发送从设备的地址和读写标志位，接着从设备发送应答信号（</w:t>
      </w:r>
      <w:r w:rsidRPr="001E7BAA">
        <w:t>ACK</w:t>
      </w:r>
      <w:r w:rsidRPr="001E7BAA">
        <w:t>），主设备确认后开始传输数据。数据传输完毕后，主设备发送停止信号（</w:t>
      </w:r>
      <w:r w:rsidRPr="001E7BAA">
        <w:t>Stop</w:t>
      </w:r>
      <w:r w:rsidRPr="001E7BAA">
        <w:t>）。</w:t>
      </w:r>
    </w:p>
    <w:p w14:paraId="327E90A1" w14:textId="77777777" w:rsidR="00EF6EA2" w:rsidRPr="001E7BAA" w:rsidRDefault="00AD60C7">
      <w:pPr>
        <w:pStyle w:val="3"/>
        <w:spacing w:before="120" w:after="120"/>
      </w:pPr>
      <w:bookmarkStart w:id="51" w:name="_Toc135495318"/>
      <w:bookmarkEnd w:id="50"/>
      <w:r w:rsidRPr="001E7BAA">
        <w:t>ESP8266</w:t>
      </w:r>
      <w:bookmarkStart w:id="52" w:name="硬件"/>
      <w:bookmarkStart w:id="53" w:name="esp8266"/>
      <w:bookmarkEnd w:id="51"/>
    </w:p>
    <w:p w14:paraId="3C7F3BCB" w14:textId="70158C11" w:rsidR="00EF6EA2" w:rsidRPr="001E7BAA" w:rsidRDefault="00AD60C7">
      <w:pPr>
        <w:pStyle w:val="FirstParagraph"/>
        <w:ind w:firstLine="480"/>
      </w:pPr>
      <w:r w:rsidRPr="001E7BAA">
        <w:t>ESP8266</w:t>
      </w:r>
      <w:r w:rsidRPr="001E7BAA">
        <w:t>为上海乐鑫公司开发的一款低成本，具有完整</w:t>
      </w:r>
      <w:r w:rsidRPr="001E7BAA">
        <w:t>TCP/IP</w:t>
      </w:r>
      <w:r w:rsidRPr="001E7BAA">
        <w:t>协议栈的</w:t>
      </w:r>
      <w:r w:rsidR="00E2347A" w:rsidRPr="001E7BAA">
        <w:t>Wi-Fi</w:t>
      </w:r>
      <w:r w:rsidRPr="001E7BAA">
        <w:t>芯片，它集成了处理器、</w:t>
      </w:r>
      <w:r w:rsidRPr="001E7BAA">
        <w:t>Wi-Fi</w:t>
      </w:r>
      <w:r w:rsidRPr="001E7BAA">
        <w:t>无线网络功能和外围设备接口，是一种强大而灵活的物联网（</w:t>
      </w:r>
      <w:r w:rsidRPr="001E7BAA">
        <w:t>IoT</w:t>
      </w:r>
      <w:r w:rsidRPr="001E7BAA">
        <w:t>）解决方案。</w:t>
      </w:r>
    </w:p>
    <w:p w14:paraId="7825A346" w14:textId="77777777" w:rsidR="00EF6EA2" w:rsidRPr="001E7BAA" w:rsidRDefault="00AD60C7">
      <w:pPr>
        <w:pStyle w:val="a0"/>
        <w:ind w:firstLine="480"/>
      </w:pPr>
      <w:r w:rsidRPr="001E7BAA">
        <w:t>ESP8266</w:t>
      </w:r>
      <w:r w:rsidRPr="001E7BAA">
        <w:t>模块采用了低功耗的</w:t>
      </w:r>
      <w:r w:rsidRPr="001E7BAA">
        <w:t>32</w:t>
      </w:r>
      <w:r w:rsidRPr="001E7BAA">
        <w:t>位</w:t>
      </w:r>
      <w:r w:rsidRPr="001E7BAA">
        <w:t>Tensilica L106 Xtensa</w:t>
      </w:r>
      <w:r w:rsidRPr="001E7BAA">
        <w:t>核心处理器，工作频率可达</w:t>
      </w:r>
      <w:r w:rsidRPr="001E7BAA">
        <w:t>80 MHz</w:t>
      </w:r>
      <w:r w:rsidRPr="001E7BAA">
        <w:t>。它内置了</w:t>
      </w:r>
      <w:r w:rsidRPr="001E7BAA">
        <w:t>Wi-Fi</w:t>
      </w:r>
      <w:r w:rsidRPr="001E7BAA">
        <w:t>功能，支持标准的</w:t>
      </w:r>
      <w:r w:rsidRPr="001E7BAA">
        <w:t>802</w:t>
      </w:r>
      <w:r w:rsidRPr="001E7BAA">
        <w:t>.11 b/g/n</w:t>
      </w:r>
      <w:r w:rsidRPr="001E7BAA">
        <w:t>协议，并提供了丰富的网络连接功能，可以作为一个</w:t>
      </w:r>
      <w:r w:rsidRPr="001E7BAA">
        <w:t>Wi-Fi</w:t>
      </w:r>
      <w:r w:rsidRPr="001E7BAA">
        <w:t>客户端或作为一个独立的</w:t>
      </w:r>
      <w:r w:rsidRPr="001E7BAA">
        <w:t>Wi-Fi</w:t>
      </w:r>
      <w:r w:rsidRPr="001E7BAA">
        <w:t>接入点。</w:t>
      </w:r>
    </w:p>
    <w:p w14:paraId="56F5AE0A" w14:textId="78D389E5" w:rsidR="00EF6EA2" w:rsidRPr="001E7BAA" w:rsidRDefault="00AD60C7">
      <w:pPr>
        <w:pStyle w:val="a0"/>
        <w:ind w:firstLine="480"/>
      </w:pPr>
      <w:r w:rsidRPr="001E7BAA">
        <w:t>ESP8266</w:t>
      </w:r>
      <w:r w:rsidRPr="001E7BAA">
        <w:t>在模块上的封装图</w:t>
      </w:r>
      <w:r w:rsidRPr="001E7BAA">
        <w:rPr>
          <w:vertAlign w:val="superscript"/>
        </w:rPr>
        <w:t>[21]</w:t>
      </w:r>
      <w:r w:rsidRPr="001E7BAA">
        <w:t>如</w:t>
      </w:r>
      <w:r w:rsidRPr="001E7BAA">
        <w:fldChar w:fldCharType="begin"/>
      </w:r>
      <w:r w:rsidRPr="001E7BAA">
        <w:instrText>Ref fig-esp12 \r</w:instrText>
      </w:r>
      <w:r w:rsidR="001E7BAA">
        <w:instrText xml:space="preserve"> \* MERGEFORMAT </w:instrText>
      </w:r>
      <w:r w:rsidRPr="001E7BAA">
        <w:fldChar w:fldCharType="separate"/>
      </w:r>
      <w:r w:rsidR="00137210">
        <w:rPr>
          <w:rFonts w:hint="eastAsia"/>
        </w:rPr>
        <w:t>图</w:t>
      </w:r>
      <w:r w:rsidR="00137210">
        <w:rPr>
          <w:rFonts w:hint="eastAsia"/>
        </w:rPr>
        <w:t>2-5</w:t>
      </w:r>
      <w:r w:rsidRPr="001E7BAA">
        <w:fldChar w:fldCharType="end"/>
      </w:r>
      <w:r w:rsidRPr="001E7BAA">
        <w:t>所示</w:t>
      </w:r>
    </w:p>
    <w:p w14:paraId="2A2287FB" w14:textId="77777777" w:rsidR="00EF6EA2" w:rsidRPr="001E7BAA" w:rsidRDefault="00AD60C7">
      <w:pPr>
        <w:pStyle w:val="CaptionedFigure"/>
        <w:spacing w:before="360"/>
      </w:pPr>
      <w:r w:rsidRPr="001E7BAA">
        <w:rPr>
          <w:noProof/>
        </w:rPr>
        <w:lastRenderedPageBreak/>
        <w:drawing>
          <wp:inline distT="0" distB="0" distL="0" distR="0" wp14:anchorId="351AFD7B" wp14:editId="677B236F">
            <wp:extent cx="5930900" cy="3953933"/>
            <wp:effectExtent l="0" t="0" r="0" b="0"/>
            <wp:docPr id="944779487" name="Picture" descr="ESP8266 ESP-12实物图"/>
            <wp:cNvGraphicFramePr/>
            <a:graphic xmlns:a="http://schemas.openxmlformats.org/drawingml/2006/main">
              <a:graphicData uri="http://schemas.openxmlformats.org/drawingml/2006/picture">
                <pic:pic xmlns:pic="http://schemas.openxmlformats.org/drawingml/2006/picture">
                  <pic:nvPicPr>
                    <pic:cNvPr id="0" name="Picture" descr="img/esp-12-e2015-4-8_182428.jpg"/>
                    <pic:cNvPicPr>
                      <a:picLocks noChangeAspect="1" noChangeArrowheads="1"/>
                    </pic:cNvPicPr>
                  </pic:nvPicPr>
                  <pic:blipFill>
                    <a:blip r:embed="rId22"/>
                    <a:stretch>
                      <a:fillRect/>
                    </a:stretch>
                  </pic:blipFill>
                  <pic:spPr bwMode="auto">
                    <a:xfrm>
                      <a:off x="0" y="0"/>
                      <a:ext cx="5930900" cy="3953933"/>
                    </a:xfrm>
                    <a:prstGeom prst="rect">
                      <a:avLst/>
                    </a:prstGeom>
                    <a:noFill/>
                    <a:ln w="9525">
                      <a:noFill/>
                      <a:headEnd/>
                      <a:tailEnd/>
                    </a:ln>
                  </pic:spPr>
                </pic:pic>
              </a:graphicData>
            </a:graphic>
          </wp:inline>
        </w:drawing>
      </w:r>
    </w:p>
    <w:p w14:paraId="09C77391" w14:textId="77777777" w:rsidR="00EF6EA2" w:rsidRPr="00904611" w:rsidRDefault="00AD60C7" w:rsidP="00904611">
      <w:pPr>
        <w:pStyle w:val="ImageCaption"/>
        <w:spacing w:afterLines="0" w:line="300" w:lineRule="auto"/>
        <w:rPr>
          <w:sz w:val="21"/>
          <w:szCs w:val="21"/>
        </w:rPr>
      </w:pPr>
      <w:bookmarkStart w:id="54" w:name="fig-esp12"/>
      <w:r w:rsidRPr="00904611">
        <w:rPr>
          <w:sz w:val="21"/>
          <w:szCs w:val="21"/>
        </w:rPr>
        <w:t>ESP8266 ESP-12</w:t>
      </w:r>
      <w:r w:rsidRPr="00904611">
        <w:rPr>
          <w:sz w:val="21"/>
          <w:szCs w:val="21"/>
        </w:rPr>
        <w:t>实物图</w:t>
      </w:r>
      <w:bookmarkEnd w:id="54"/>
    </w:p>
    <w:p w14:paraId="43A92AD0" w14:textId="77777777" w:rsidR="00EF6EA2" w:rsidRPr="001E7BAA" w:rsidRDefault="00AD60C7">
      <w:pPr>
        <w:pStyle w:val="2"/>
        <w:spacing w:before="120" w:after="120"/>
      </w:pPr>
      <w:bookmarkStart w:id="55" w:name="_Toc135495319"/>
      <w:bookmarkEnd w:id="52"/>
      <w:bookmarkEnd w:id="53"/>
      <w:r w:rsidRPr="001E7BAA">
        <w:t>小结</w:t>
      </w:r>
      <w:bookmarkStart w:id="56" w:name="相关技术及工具"/>
      <w:bookmarkStart w:id="57" w:name="小结-1"/>
      <w:bookmarkEnd w:id="55"/>
    </w:p>
    <w:p w14:paraId="4BDC3CB0" w14:textId="77777777" w:rsidR="00EF6EA2" w:rsidRPr="001E7BAA" w:rsidRDefault="00AD60C7">
      <w:pPr>
        <w:pStyle w:val="FirstParagraph"/>
        <w:ind w:firstLine="480"/>
      </w:pPr>
      <w:r w:rsidRPr="001E7BAA">
        <w:t>本部分中说明了本系统中使用的通信协议以及硬件工具，通过对</w:t>
      </w:r>
      <w:r w:rsidRPr="001E7BAA">
        <w:t>UART</w:t>
      </w:r>
      <w:r w:rsidRPr="001E7BAA">
        <w:t>通信协议原理的了解可以帮助我们在系统的软件开发时正确的与外围模块间进行消息传输；通过对</w:t>
      </w:r>
      <w:r w:rsidRPr="001E7BAA">
        <w:t>MQTT</w:t>
      </w:r>
      <w:r w:rsidRPr="001E7BAA">
        <w:t>协议的了解得到了可复用的</w:t>
      </w:r>
      <w:r w:rsidRPr="001E7BAA">
        <w:t>MQTT</w:t>
      </w:r>
      <w:r w:rsidRPr="001E7BAA">
        <w:t>的</w:t>
      </w:r>
      <w:r w:rsidRPr="001E7BAA">
        <w:t>CONNECT</w:t>
      </w:r>
      <w:r w:rsidRPr="001E7BAA">
        <w:t>报文以及</w:t>
      </w:r>
      <w:r w:rsidRPr="001E7BAA">
        <w:t>MQTT</w:t>
      </w:r>
      <w:r w:rsidRPr="001E7BAA">
        <w:t>的</w:t>
      </w:r>
      <w:r w:rsidRPr="001E7BAA">
        <w:t>P</w:t>
      </w:r>
      <w:r w:rsidRPr="001E7BAA">
        <w:t>UBLISH</w:t>
      </w:r>
      <w:r w:rsidRPr="001E7BAA">
        <w:t>报文；通过对</w:t>
      </w:r>
      <w:r w:rsidRPr="001E7BAA">
        <w:t>AMQP</w:t>
      </w:r>
      <w:r w:rsidRPr="001E7BAA">
        <w:t>协议的了解可帮助我们可靠的获取设备上传的环境数据。硬件的选取则体现出该系统的低成本、耐用性强等优势。</w:t>
      </w:r>
    </w:p>
    <w:p w14:paraId="5B10FE95" w14:textId="77777777" w:rsidR="00EF6EA2" w:rsidRPr="001E7BAA" w:rsidRDefault="00EF6EA2">
      <w:pPr>
        <w:sectPr w:rsidR="00EF6EA2" w:rsidRPr="001E7BAA" w:rsidSect="000D0B10">
          <w:headerReference w:type="default" r:id="rId23"/>
          <w:type w:val="oddPage"/>
          <w:pgSz w:w="11907" w:h="16840"/>
          <w:pgMar w:top="1440" w:right="1800" w:bottom="1440" w:left="1800" w:header="850" w:footer="992" w:gutter="0"/>
          <w:pgNumType w:start="1"/>
          <w:cols w:space="720"/>
          <w:docGrid w:linePitch="326"/>
        </w:sectPr>
      </w:pPr>
    </w:p>
    <w:p w14:paraId="36038162" w14:textId="546202E4" w:rsidR="00EF6EA2" w:rsidRPr="001E7BAA" w:rsidRDefault="00AC0F5B">
      <w:pPr>
        <w:pStyle w:val="1"/>
        <w:spacing w:before="120" w:after="120"/>
      </w:pPr>
      <w:bookmarkStart w:id="58" w:name="chapter-3"/>
      <w:bookmarkEnd w:id="56"/>
      <w:bookmarkEnd w:id="57"/>
      <w:r>
        <w:rPr>
          <w:rFonts w:hint="eastAsia"/>
        </w:rPr>
        <w:lastRenderedPageBreak/>
        <w:t xml:space="preserve"> </w:t>
      </w:r>
      <w:bookmarkStart w:id="59" w:name="_Toc135495320"/>
      <w:commentRangeStart w:id="60"/>
      <w:r w:rsidRPr="001E7BAA">
        <w:t>概要设计</w:t>
      </w:r>
      <w:bookmarkEnd w:id="58"/>
      <w:bookmarkEnd w:id="59"/>
      <w:commentRangeEnd w:id="60"/>
      <w:r w:rsidR="00743B63">
        <w:rPr>
          <w:rStyle w:val="af5"/>
          <w:rFonts w:ascii="Times New Roman" w:eastAsia="宋体" w:hAnsi="Times New Roman" w:cs="Times New Roman"/>
          <w:bCs w:val="0"/>
        </w:rPr>
        <w:commentReference w:id="60"/>
      </w:r>
    </w:p>
    <w:p w14:paraId="3F874B9E" w14:textId="77777777" w:rsidR="00EF6EA2" w:rsidRPr="001E7BAA" w:rsidRDefault="00AD60C7">
      <w:pPr>
        <w:pStyle w:val="2"/>
        <w:spacing w:before="120" w:after="120"/>
      </w:pPr>
      <w:bookmarkStart w:id="61" w:name="_Toc135495321"/>
      <w:r w:rsidRPr="001E7BAA">
        <w:t>系统功能分析</w:t>
      </w:r>
      <w:bookmarkStart w:id="62" w:name="系统功能分析"/>
      <w:bookmarkEnd w:id="61"/>
    </w:p>
    <w:p w14:paraId="446CBD05" w14:textId="52B2C458" w:rsidR="00EF6EA2" w:rsidRPr="001E7BAA" w:rsidRDefault="00AD60C7">
      <w:pPr>
        <w:pStyle w:val="FirstParagraph"/>
        <w:ind w:firstLine="480"/>
      </w:pPr>
      <w:r w:rsidRPr="001E7BAA">
        <w:t>从</w:t>
      </w:r>
      <w:commentRangeStart w:id="63"/>
      <w:r w:rsidRPr="00743B63">
        <w:rPr>
          <w:color w:val="FF0000"/>
          <w:rPrChange w:id="64" w:author="yan jyu" w:date="2023-05-21T20:51:00Z">
            <w:rPr/>
          </w:rPrChange>
        </w:rPr>
        <w:t>用户与开发者的</w:t>
      </w:r>
      <w:commentRangeEnd w:id="63"/>
      <w:r w:rsidR="00743B63" w:rsidRPr="00743B63">
        <w:rPr>
          <w:rStyle w:val="af5"/>
          <w:color w:val="FF0000"/>
          <w:rPrChange w:id="65" w:author="yan jyu" w:date="2023-05-21T20:51:00Z">
            <w:rPr>
              <w:rStyle w:val="af5"/>
            </w:rPr>
          </w:rPrChange>
        </w:rPr>
        <w:commentReference w:id="63"/>
      </w:r>
      <w:r w:rsidRPr="001E7BAA">
        <w:t>角度看，该系统实现的功能如</w:t>
      </w:r>
      <w:r w:rsidRPr="001E7BAA">
        <w:fldChar w:fldCharType="begin"/>
      </w:r>
      <w:r w:rsidRPr="001E7BAA">
        <w:instrText>Ref fig-systemcase \r</w:instrText>
      </w:r>
      <w:r w:rsidR="001E7BAA">
        <w:instrText xml:space="preserve"> \* MERGEFORMAT </w:instrText>
      </w:r>
      <w:r w:rsidRPr="001E7BAA">
        <w:fldChar w:fldCharType="separate"/>
      </w:r>
      <w:r w:rsidR="00137210">
        <w:rPr>
          <w:rFonts w:hint="eastAsia"/>
        </w:rPr>
        <w:t>图</w:t>
      </w:r>
      <w:r w:rsidR="00137210">
        <w:rPr>
          <w:rFonts w:hint="eastAsia"/>
        </w:rPr>
        <w:t>3-1</w:t>
      </w:r>
      <w:r w:rsidRPr="001E7BAA">
        <w:fldChar w:fldCharType="end"/>
      </w:r>
      <w:r w:rsidRPr="001E7BAA">
        <w:t>用例图所示。</w:t>
      </w:r>
    </w:p>
    <w:p w14:paraId="1A9C53BE" w14:textId="77777777" w:rsidR="00EF6EA2" w:rsidRPr="001E7BAA" w:rsidRDefault="00AD60C7">
      <w:pPr>
        <w:pStyle w:val="CaptionedFigure"/>
        <w:spacing w:before="360"/>
      </w:pPr>
      <w:r w:rsidRPr="001E7BAA">
        <w:rPr>
          <w:noProof/>
        </w:rPr>
        <w:drawing>
          <wp:inline distT="0" distB="0" distL="0" distR="0" wp14:anchorId="7A0B4BA9" wp14:editId="1E6299A4">
            <wp:extent cx="4562475" cy="6524625"/>
            <wp:effectExtent l="0" t="0" r="0" b="0"/>
            <wp:docPr id="809065008" name="Picture" descr="系统功能"/>
            <wp:cNvGraphicFramePr/>
            <a:graphic xmlns:a="http://schemas.openxmlformats.org/drawingml/2006/main">
              <a:graphicData uri="http://schemas.openxmlformats.org/drawingml/2006/picture">
                <pic:pic xmlns:pic="http://schemas.openxmlformats.org/drawingml/2006/picture">
                  <pic:nvPicPr>
                    <pic:cNvPr id="0" name="Picture" descr="out/uml/systemcase/systemcase.svg"/>
                    <pic:cNvPicPr>
                      <a:picLocks noChangeAspect="1" noChangeArrowheads="1"/>
                    </pic:cNvPicPr>
                  </pic:nvPicPr>
                  <pic:blipFill>
                    <a:blip r:embed="rId24">
                      <a:extLst>
                        <a:ext uri="{96DAC541-7B7A-43D3-8B79-37D633B846F1}">
                          <asvg:svgBlip xmlns:asvg="http://schemas.microsoft.com/office/drawing/2016/SVG/main" r:embed="rId25"/>
                        </a:ext>
                      </a:extLst>
                    </a:blip>
                    <a:stretch>
                      <a:fillRect/>
                    </a:stretch>
                  </pic:blipFill>
                  <pic:spPr bwMode="auto">
                    <a:xfrm>
                      <a:off x="0" y="0"/>
                      <a:ext cx="4562475" cy="6524625"/>
                    </a:xfrm>
                    <a:prstGeom prst="rect">
                      <a:avLst/>
                    </a:prstGeom>
                    <a:noFill/>
                    <a:ln w="9525">
                      <a:noFill/>
                      <a:headEnd/>
                      <a:tailEnd/>
                    </a:ln>
                  </pic:spPr>
                </pic:pic>
              </a:graphicData>
            </a:graphic>
          </wp:inline>
        </w:drawing>
      </w:r>
    </w:p>
    <w:p w14:paraId="7A455B37" w14:textId="77777777" w:rsidR="00EF6EA2" w:rsidRPr="00904611" w:rsidRDefault="00AD60C7" w:rsidP="00904611">
      <w:pPr>
        <w:pStyle w:val="ImageCaption"/>
        <w:spacing w:afterLines="0" w:line="300" w:lineRule="auto"/>
        <w:rPr>
          <w:sz w:val="21"/>
          <w:szCs w:val="21"/>
        </w:rPr>
      </w:pPr>
      <w:bookmarkStart w:id="66" w:name="fig-systemcase"/>
      <w:r w:rsidRPr="00904611">
        <w:rPr>
          <w:sz w:val="21"/>
          <w:szCs w:val="21"/>
        </w:rPr>
        <w:t>系统功能</w:t>
      </w:r>
      <w:bookmarkEnd w:id="66"/>
    </w:p>
    <w:p w14:paraId="51C939DA" w14:textId="77777777" w:rsidR="00EF6EA2" w:rsidRPr="001E7BAA" w:rsidRDefault="00AD60C7">
      <w:pPr>
        <w:pStyle w:val="a0"/>
        <w:ind w:firstLine="480"/>
      </w:pPr>
      <w:r w:rsidRPr="001E7BAA">
        <w:t>本系统对用户分为两类，一类是普通用户，一类是开发者用户。普通用户仅拥有对数据的查看权限，他们可以在物端利用</w:t>
      </w:r>
      <w:r w:rsidRPr="001E7BAA">
        <w:t>OLED</w:t>
      </w:r>
      <w:r w:rsidRPr="001E7BAA">
        <w:t>屏幕查看实时采集的数据，也可以利用浏览器从远端查看物端采集到的数据。开发者用户可以利用物联网平台上的功能，进行诸</w:t>
      </w:r>
      <w:r w:rsidRPr="001E7BAA">
        <w:lastRenderedPageBreak/>
        <w:t>如设备管理、产品管理等专业功能，也可以直接访问服务器端控制层的接口，更加自由的访问数据。</w:t>
      </w:r>
    </w:p>
    <w:p w14:paraId="2FBD3730" w14:textId="77777777" w:rsidR="00EF6EA2" w:rsidRPr="001E7BAA" w:rsidRDefault="00AD60C7">
      <w:pPr>
        <w:pStyle w:val="a0"/>
        <w:ind w:firstLine="480"/>
      </w:pPr>
      <w:r w:rsidRPr="001E7BAA">
        <w:t>实际上，对于服务器端控制层接口并未加密，该层对数据持久层做了包装，使得外部人员能够便捷的访问，更好的分析数据。</w:t>
      </w:r>
    </w:p>
    <w:p w14:paraId="08FB01DC" w14:textId="77777777" w:rsidR="00EF6EA2" w:rsidRPr="001E7BAA" w:rsidRDefault="00AD60C7">
      <w:pPr>
        <w:pStyle w:val="2"/>
        <w:spacing w:before="120" w:after="120"/>
      </w:pPr>
      <w:bookmarkStart w:id="67" w:name="_Toc135495322"/>
      <w:bookmarkEnd w:id="62"/>
      <w:r w:rsidRPr="001E7BAA">
        <w:t>系统结构分析</w:t>
      </w:r>
      <w:bookmarkStart w:id="68" w:name="系统结构分析"/>
      <w:bookmarkEnd w:id="67"/>
    </w:p>
    <w:p w14:paraId="20830B19" w14:textId="3ABE9C36" w:rsidR="00EF6EA2" w:rsidRPr="001E7BAA" w:rsidRDefault="00AD60C7">
      <w:pPr>
        <w:pStyle w:val="FirstParagraph"/>
        <w:ind w:firstLine="480"/>
      </w:pPr>
      <w:r w:rsidRPr="001E7BAA">
        <w:t>本设计中，环境数据采集系统自数据采集端</w:t>
      </w:r>
      <w:proofErr w:type="gramStart"/>
      <w:r w:rsidRPr="001E7BAA">
        <w:t>至数据展示端共</w:t>
      </w:r>
      <w:proofErr w:type="gramEnd"/>
      <w:r w:rsidRPr="001E7BAA">
        <w:t>三层，系统部署架构</w:t>
      </w:r>
      <w:r w:rsidRPr="001E7BAA">
        <w:t>如</w:t>
      </w:r>
      <w:r w:rsidRPr="001E7BAA">
        <w:fldChar w:fldCharType="begin"/>
      </w:r>
      <w:r w:rsidRPr="001E7BAA">
        <w:instrText>Ref fig-systemdeploy \r</w:instrText>
      </w:r>
      <w:r w:rsidR="001E7BAA">
        <w:instrText xml:space="preserve"> \* MERGEFORMAT </w:instrText>
      </w:r>
      <w:r w:rsidRPr="001E7BAA">
        <w:fldChar w:fldCharType="separate"/>
      </w:r>
      <w:r w:rsidR="00137210">
        <w:rPr>
          <w:rFonts w:hint="eastAsia"/>
        </w:rPr>
        <w:t>图</w:t>
      </w:r>
      <w:r w:rsidR="00137210">
        <w:rPr>
          <w:rFonts w:hint="eastAsia"/>
        </w:rPr>
        <w:t>3-2</w:t>
      </w:r>
      <w:r w:rsidRPr="001E7BAA">
        <w:fldChar w:fldCharType="end"/>
      </w:r>
      <w:r w:rsidRPr="001E7BAA">
        <w:t>所示。系统分为信息感知层、数据流转层和展示层。信息感知层与数据流转层之间依靠能够提供</w:t>
      </w:r>
      <w:r w:rsidR="00E2347A" w:rsidRPr="001E7BAA">
        <w:t>Wi-Fi</w:t>
      </w:r>
      <w:r w:rsidRPr="001E7BAA">
        <w:t>连接的路由器进行连接，数据流转层与展示层之间则通过物联网提供的数据流转功能，依靠实时消息流转</w:t>
      </w:r>
      <w:r w:rsidRPr="001E7BAA">
        <w:t>AMQP</w:t>
      </w:r>
      <w:r w:rsidRPr="001E7BAA">
        <w:t>进行信息传输。</w:t>
      </w:r>
    </w:p>
    <w:p w14:paraId="5E4D7E12" w14:textId="77777777" w:rsidR="00EF6EA2" w:rsidRPr="001E7BAA" w:rsidRDefault="00AD60C7">
      <w:pPr>
        <w:pStyle w:val="CaptionedFigure"/>
        <w:spacing w:before="360"/>
      </w:pPr>
      <w:r w:rsidRPr="001E7BAA">
        <w:rPr>
          <w:noProof/>
        </w:rPr>
        <w:drawing>
          <wp:inline distT="0" distB="0" distL="0" distR="0" wp14:anchorId="47ACFD2C" wp14:editId="638F7FDB">
            <wp:extent cx="4804320" cy="5401945"/>
            <wp:effectExtent l="0" t="0" r="0" b="0"/>
            <wp:docPr id="113121385" name="Picture" descr="系统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ystemdeploy/systemdeploy.svg"/>
                    <pic:cNvPicPr>
                      <a:picLocks noChangeAspect="1" noChangeArrowheads="1"/>
                    </pic:cNvPicPr>
                  </pic:nvPicPr>
                  <pic:blipFill>
                    <a:blip r:embed="rId26">
                      <a:extLst>
                        <a:ext uri="{96DAC541-7B7A-43D3-8B79-37D633B846F1}">
                          <asvg:svgBlip xmlns:asvg="http://schemas.microsoft.com/office/drawing/2016/SVG/main" r:embed="rId27"/>
                        </a:ext>
                      </a:extLst>
                    </a:blip>
                    <a:stretch>
                      <a:fillRect/>
                    </a:stretch>
                  </pic:blipFill>
                  <pic:spPr bwMode="auto">
                    <a:xfrm>
                      <a:off x="0" y="0"/>
                      <a:ext cx="4822339" cy="5422205"/>
                    </a:xfrm>
                    <a:prstGeom prst="rect">
                      <a:avLst/>
                    </a:prstGeom>
                    <a:noFill/>
                    <a:ln w="9525">
                      <a:noFill/>
                      <a:headEnd/>
                      <a:tailEnd/>
                    </a:ln>
                  </pic:spPr>
                </pic:pic>
              </a:graphicData>
            </a:graphic>
          </wp:inline>
        </w:drawing>
      </w:r>
    </w:p>
    <w:p w14:paraId="5DEA5706" w14:textId="77777777" w:rsidR="00EF6EA2" w:rsidRPr="00D87977" w:rsidRDefault="00AD60C7" w:rsidP="00D87977">
      <w:pPr>
        <w:pStyle w:val="ImageCaption"/>
        <w:spacing w:afterLines="0" w:line="300" w:lineRule="auto"/>
        <w:rPr>
          <w:sz w:val="21"/>
          <w:szCs w:val="21"/>
        </w:rPr>
      </w:pPr>
      <w:bookmarkStart w:id="69" w:name="fig-systemdeploy"/>
      <w:r w:rsidRPr="00D87977">
        <w:rPr>
          <w:sz w:val="21"/>
          <w:szCs w:val="21"/>
        </w:rPr>
        <w:t>系统部署架构</w:t>
      </w:r>
      <w:bookmarkEnd w:id="69"/>
    </w:p>
    <w:p w14:paraId="02195CE5" w14:textId="65C45942" w:rsidR="00EF6EA2" w:rsidRPr="001E7BAA" w:rsidRDefault="00AD60C7">
      <w:pPr>
        <w:pStyle w:val="a0"/>
        <w:ind w:firstLine="480"/>
      </w:pPr>
      <w:r w:rsidRPr="001E7BAA">
        <w:t>在信息感知层中以单片机为控制核心，其通过</w:t>
      </w:r>
      <w:r w:rsidRPr="001E7BAA">
        <w:t>GPIO</w:t>
      </w:r>
      <w:r w:rsidRPr="001E7BAA">
        <w:t>通用输入输出接口获取传感器信息，并通过</w:t>
      </w:r>
      <w:r w:rsidRPr="001E7BAA">
        <w:t>IIC</w:t>
      </w:r>
      <w:r w:rsidRPr="001E7BAA">
        <w:t>总线将数据发送至</w:t>
      </w:r>
      <w:r w:rsidRPr="001E7BAA">
        <w:t>OLED</w:t>
      </w:r>
      <w:r w:rsidRPr="001E7BAA">
        <w:t>显示屏进行展示；同时，利用</w:t>
      </w:r>
      <w:r w:rsidRPr="001E7BAA">
        <w:t>UART</w:t>
      </w:r>
      <w:r w:rsidRPr="001E7BAA">
        <w:t>通用异步</w:t>
      </w:r>
      <w:r w:rsidRPr="001E7BAA">
        <w:lastRenderedPageBreak/>
        <w:t>手法器将数据发送至</w:t>
      </w:r>
      <w:r w:rsidRPr="001E7BAA">
        <w:t>ESP8266</w:t>
      </w:r>
      <w:r w:rsidRPr="001E7BAA">
        <w:t>模块。该模块通过</w:t>
      </w:r>
      <w:r w:rsidR="00E2347A" w:rsidRPr="001E7BAA">
        <w:t>Wi-Fi</w:t>
      </w:r>
      <w:r w:rsidRPr="001E7BAA">
        <w:t>与互联网连接，可以将数据上传至物联网平台。</w:t>
      </w:r>
    </w:p>
    <w:p w14:paraId="220D7D42" w14:textId="77777777" w:rsidR="00EF6EA2" w:rsidRPr="001E7BAA" w:rsidRDefault="00AD60C7">
      <w:pPr>
        <w:pStyle w:val="a0"/>
        <w:ind w:firstLine="480"/>
      </w:pPr>
      <w:r w:rsidRPr="001E7BAA">
        <w:t>展示层中与物联网平台进行交互的仅有</w:t>
      </w:r>
      <w:r w:rsidRPr="001E7BAA">
        <w:t>AMQP</w:t>
      </w:r>
      <w:r w:rsidRPr="001E7BAA">
        <w:t>客户端，该客户端能够接收物联网平台发送的信息，并将其进行解析后存储至数据库。业务服务器与数据库进行交互，对数据进行分析整理后可在浏览器前端中进行展示。</w:t>
      </w:r>
    </w:p>
    <w:p w14:paraId="7A8B0C11" w14:textId="77777777" w:rsidR="00EF6EA2" w:rsidRPr="001E7BAA" w:rsidRDefault="00AD60C7">
      <w:pPr>
        <w:pStyle w:val="a0"/>
        <w:ind w:firstLine="480"/>
      </w:pPr>
      <w:r w:rsidRPr="001E7BAA">
        <w:t>在本系统中，实现了信息感知层与数据展示层的分离，互不干扰运行状态。当单片机因宕机断开连接后，阿里云平台日志服务可以报错提醒；当展示层中</w:t>
      </w:r>
      <w:r w:rsidRPr="001E7BAA">
        <w:t>AMQP</w:t>
      </w:r>
      <w:r w:rsidRPr="001E7BAA">
        <w:t>客户端因故障无法接收消息时，云平台</w:t>
      </w:r>
      <w:r w:rsidRPr="001E7BAA">
        <w:t>AMQP</w:t>
      </w:r>
      <w:r w:rsidRPr="001E7BAA">
        <w:t>服务端订阅会将消息导入堆积队列堆积态消息采用降级模式，不会影响实</w:t>
      </w:r>
      <w:r w:rsidRPr="001E7BAA">
        <w:t>时推送能力；即使消费者的客户端宕机，或因消费能力不足堆积了消息，消费端恢复后，设备生成的消息也可以和堆积消息并行发送，使设备优先恢复实时推送消息状态。</w:t>
      </w:r>
    </w:p>
    <w:p w14:paraId="435AD6C5" w14:textId="77777777" w:rsidR="00EF6EA2" w:rsidRPr="001E7BAA" w:rsidRDefault="00AD60C7">
      <w:pPr>
        <w:pStyle w:val="2"/>
        <w:spacing w:before="120" w:after="120"/>
      </w:pPr>
      <w:bookmarkStart w:id="70" w:name="_Toc135495323"/>
      <w:bookmarkEnd w:id="68"/>
      <w:r w:rsidRPr="001E7BAA">
        <w:t>业务流程分析</w:t>
      </w:r>
      <w:bookmarkEnd w:id="70"/>
    </w:p>
    <w:p w14:paraId="0EEE214E" w14:textId="77777777" w:rsidR="00EF6EA2" w:rsidRPr="001E7BAA" w:rsidRDefault="00AD60C7">
      <w:pPr>
        <w:pStyle w:val="3"/>
        <w:spacing w:before="120" w:after="120"/>
      </w:pPr>
      <w:bookmarkStart w:id="71" w:name="_Toc135495324"/>
      <w:r w:rsidRPr="001E7BAA">
        <w:t>信息采集</w:t>
      </w:r>
      <w:bookmarkStart w:id="72" w:name="信息采集"/>
      <w:bookmarkEnd w:id="71"/>
    </w:p>
    <w:p w14:paraId="608069BA" w14:textId="699688ED" w:rsidR="00EF6EA2" w:rsidRPr="001E7BAA" w:rsidRDefault="00AD60C7">
      <w:pPr>
        <w:pStyle w:val="FirstParagraph"/>
        <w:ind w:firstLine="480"/>
      </w:pPr>
      <w:r w:rsidRPr="001E7BAA">
        <w:fldChar w:fldCharType="begin"/>
      </w:r>
      <w:r w:rsidRPr="001E7BAA">
        <w:instrText>Ref fig-stcdata \r</w:instrText>
      </w:r>
      <w:r w:rsidR="001E7BAA">
        <w:instrText xml:space="preserve"> \* MERGEFORMAT </w:instrText>
      </w:r>
      <w:r w:rsidRPr="001E7BAA">
        <w:fldChar w:fldCharType="separate"/>
      </w:r>
      <w:r w:rsidR="00137210">
        <w:rPr>
          <w:rFonts w:hint="eastAsia"/>
        </w:rPr>
        <w:t>图</w:t>
      </w:r>
      <w:r w:rsidR="00137210">
        <w:rPr>
          <w:rFonts w:hint="eastAsia"/>
        </w:rPr>
        <w:t>3-3</w:t>
      </w:r>
      <w:r w:rsidRPr="001E7BAA">
        <w:fldChar w:fldCharType="end"/>
      </w:r>
      <w:r w:rsidRPr="001E7BAA">
        <w:t>展示了信息感知层中传感器接收到环境信息后各个模块之间的协作关系。在该图中，实线实心箭头代表了需接收返回消息的同步消息，虚线线框箭头代表返回消息，实现线框箭头代表无需接收返回消息的异步消息。在采集环境数据之前，需要保证各模块已经初始化完毕，可以正常工作。</w:t>
      </w:r>
      <w:r w:rsidRPr="001E7BAA">
        <w:fldChar w:fldCharType="begin"/>
      </w:r>
      <w:r w:rsidRPr="001E7BAA">
        <w:instrText>R</w:instrText>
      </w:r>
      <w:r w:rsidRPr="001E7BAA">
        <w:instrText>ef fig-stcdata \r</w:instrText>
      </w:r>
      <w:r w:rsidR="001E7BAA">
        <w:instrText xml:space="preserve"> \* MERGEFORMAT </w:instrText>
      </w:r>
      <w:r w:rsidRPr="001E7BAA">
        <w:fldChar w:fldCharType="separate"/>
      </w:r>
      <w:r w:rsidR="00137210">
        <w:rPr>
          <w:rFonts w:hint="eastAsia"/>
        </w:rPr>
        <w:t>图</w:t>
      </w:r>
      <w:r w:rsidR="00137210">
        <w:rPr>
          <w:rFonts w:hint="eastAsia"/>
        </w:rPr>
        <w:t>3-3</w:t>
      </w:r>
      <w:r w:rsidRPr="001E7BAA">
        <w:fldChar w:fldCharType="end"/>
      </w:r>
      <w:r w:rsidRPr="001E7BAA">
        <w:t>展示的仅是无异常状态发生时的采集环境数据流程。当异常状态发生导致流程中断以至于单片机系统卡死时，由看门狗系统来使单片机系统自动重启，以保证对环境数据的采集能够连续自动化运行。</w:t>
      </w:r>
    </w:p>
    <w:p w14:paraId="3964EDD8" w14:textId="77777777" w:rsidR="00EF6EA2" w:rsidRPr="001E7BAA" w:rsidRDefault="00AD60C7">
      <w:pPr>
        <w:pStyle w:val="CaptionedFigure"/>
        <w:spacing w:before="360"/>
      </w:pPr>
      <w:r w:rsidRPr="001E7BAA">
        <w:rPr>
          <w:noProof/>
        </w:rPr>
        <w:drawing>
          <wp:inline distT="0" distB="0" distL="0" distR="0" wp14:anchorId="15087D8B" wp14:editId="3C0C7D46">
            <wp:extent cx="5010024" cy="3648075"/>
            <wp:effectExtent l="0" t="0" r="0" b="0"/>
            <wp:docPr id="1570385285" name="Picture" descr="采集环境数据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tcdata/stcdata.svg"/>
                    <pic:cNvPicPr>
                      <a:picLocks noChangeAspect="1" noChangeArrowheads="1"/>
                    </pic:cNvPicPr>
                  </pic:nvPicPr>
                  <pic:blipFill>
                    <a:blip r:embed="rId28">
                      <a:extLst>
                        <a:ext uri="{96DAC541-7B7A-43D3-8B79-37D633B846F1}">
                          <asvg:svgBlip xmlns:asvg="http://schemas.microsoft.com/office/drawing/2016/SVG/main" r:embed="rId29"/>
                        </a:ext>
                      </a:extLst>
                    </a:blip>
                    <a:stretch>
                      <a:fillRect/>
                    </a:stretch>
                  </pic:blipFill>
                  <pic:spPr bwMode="auto">
                    <a:xfrm>
                      <a:off x="0" y="0"/>
                      <a:ext cx="5087930" cy="3704803"/>
                    </a:xfrm>
                    <a:prstGeom prst="rect">
                      <a:avLst/>
                    </a:prstGeom>
                    <a:noFill/>
                    <a:ln w="9525">
                      <a:noFill/>
                      <a:headEnd/>
                      <a:tailEnd/>
                    </a:ln>
                  </pic:spPr>
                </pic:pic>
              </a:graphicData>
            </a:graphic>
          </wp:inline>
        </w:drawing>
      </w:r>
    </w:p>
    <w:p w14:paraId="7005592C" w14:textId="77777777" w:rsidR="00EF6EA2" w:rsidRPr="00025B85" w:rsidRDefault="00AD60C7" w:rsidP="00025B85">
      <w:pPr>
        <w:pStyle w:val="ImageCaption"/>
        <w:spacing w:afterLines="0" w:line="300" w:lineRule="auto"/>
        <w:rPr>
          <w:sz w:val="21"/>
          <w:szCs w:val="21"/>
        </w:rPr>
      </w:pPr>
      <w:bookmarkStart w:id="73" w:name="fig-stcdata"/>
      <w:r w:rsidRPr="00025B85">
        <w:rPr>
          <w:sz w:val="21"/>
          <w:szCs w:val="21"/>
        </w:rPr>
        <w:t>采集环境数据业务流程图</w:t>
      </w:r>
      <w:bookmarkEnd w:id="73"/>
    </w:p>
    <w:p w14:paraId="183AE7CB" w14:textId="77777777" w:rsidR="00EF6EA2" w:rsidRPr="001E7BAA" w:rsidRDefault="00AD60C7">
      <w:pPr>
        <w:pStyle w:val="3"/>
        <w:spacing w:before="120" w:after="120"/>
      </w:pPr>
      <w:bookmarkStart w:id="74" w:name="_Toc135495325"/>
      <w:bookmarkEnd w:id="72"/>
      <w:r w:rsidRPr="001E7BAA">
        <w:lastRenderedPageBreak/>
        <w:t>数据存储与展示</w:t>
      </w:r>
      <w:bookmarkStart w:id="75" w:name="业务流程分析"/>
      <w:bookmarkStart w:id="76" w:name="数据存储与展示"/>
      <w:bookmarkEnd w:id="74"/>
    </w:p>
    <w:p w14:paraId="26DB257F" w14:textId="2DD85AF4" w:rsidR="00EF6EA2" w:rsidRPr="001E7BAA" w:rsidRDefault="00AD60C7">
      <w:pPr>
        <w:pStyle w:val="FirstParagraph"/>
        <w:ind w:firstLine="480"/>
      </w:pPr>
      <w:r w:rsidRPr="001E7BAA">
        <w:fldChar w:fldCharType="begin"/>
      </w:r>
      <w:r w:rsidRPr="001E7BAA">
        <w:instrText>Ref fig-datasave \r</w:instrText>
      </w:r>
      <w:r w:rsidR="001E7BAA">
        <w:instrText xml:space="preserve"> \* MERGEFORMAT </w:instrText>
      </w:r>
      <w:r w:rsidRPr="001E7BAA">
        <w:fldChar w:fldCharType="separate"/>
      </w:r>
      <w:r w:rsidR="00137210">
        <w:rPr>
          <w:rFonts w:hint="eastAsia"/>
        </w:rPr>
        <w:t>图</w:t>
      </w:r>
      <w:r w:rsidR="00137210">
        <w:rPr>
          <w:rFonts w:hint="eastAsia"/>
        </w:rPr>
        <w:t>3-4</w:t>
      </w:r>
      <w:r w:rsidRPr="001E7BAA">
        <w:fldChar w:fldCharType="end"/>
      </w:r>
      <w:r w:rsidRPr="001E7BAA">
        <w:t>展示了展示层中的工作流程。在展示层中，业务服务于数据的接收服务是隔离的，</w:t>
      </w:r>
      <w:r w:rsidRPr="001E7BAA">
        <w:t>AMQP</w:t>
      </w:r>
      <w:r w:rsidRPr="001E7BAA">
        <w:t>客户端独立于业务服务之外，仅负责接收数据并将数据存至服务器。这种设计可以保证数据的接收速率，防止因业务服务处理缓慢导致消息发生阻塞，以至于无法保证消息的实时性。</w:t>
      </w:r>
    </w:p>
    <w:p w14:paraId="403A4F4E" w14:textId="77777777" w:rsidR="00EF6EA2" w:rsidRPr="001E7BAA" w:rsidRDefault="00AD60C7">
      <w:pPr>
        <w:pStyle w:val="CaptionedFigure"/>
        <w:spacing w:before="360"/>
      </w:pPr>
      <w:r w:rsidRPr="001E7BAA">
        <w:rPr>
          <w:noProof/>
        </w:rPr>
        <w:drawing>
          <wp:inline distT="0" distB="0" distL="0" distR="0" wp14:anchorId="7B717138" wp14:editId="4A117A9D">
            <wp:extent cx="5476875" cy="4029075"/>
            <wp:effectExtent l="0" t="0" r="0" b="0"/>
            <wp:docPr id="1657867101" name="Picture" descr="数据存储与展示"/>
            <wp:cNvGraphicFramePr/>
            <a:graphic xmlns:a="http://schemas.openxmlformats.org/drawingml/2006/main">
              <a:graphicData uri="http://schemas.openxmlformats.org/drawingml/2006/picture">
                <pic:pic xmlns:pic="http://schemas.openxmlformats.org/drawingml/2006/picture">
                  <pic:nvPicPr>
                    <pic:cNvPr id="0" name="Picture" descr="out/uml/datasave/datasave.svg"/>
                    <pic:cNvPicPr>
                      <a:picLocks noChangeAspect="1" noChangeArrowheads="1"/>
                    </pic:cNvPicPr>
                  </pic:nvPicPr>
                  <pic:blipFill>
                    <a:blip r:embed="rId30">
                      <a:extLst>
                        <a:ext uri="{96DAC541-7B7A-43D3-8B79-37D633B846F1}">
                          <asvg:svgBlip xmlns:asvg="http://schemas.microsoft.com/office/drawing/2016/SVG/main" r:embed="rId31"/>
                        </a:ext>
                      </a:extLst>
                    </a:blip>
                    <a:stretch>
                      <a:fillRect/>
                    </a:stretch>
                  </pic:blipFill>
                  <pic:spPr bwMode="auto">
                    <a:xfrm>
                      <a:off x="0" y="0"/>
                      <a:ext cx="5476875" cy="4029075"/>
                    </a:xfrm>
                    <a:prstGeom prst="rect">
                      <a:avLst/>
                    </a:prstGeom>
                    <a:noFill/>
                    <a:ln w="9525">
                      <a:noFill/>
                      <a:headEnd/>
                      <a:tailEnd/>
                    </a:ln>
                  </pic:spPr>
                </pic:pic>
              </a:graphicData>
            </a:graphic>
          </wp:inline>
        </w:drawing>
      </w:r>
    </w:p>
    <w:p w14:paraId="180138D5" w14:textId="77777777" w:rsidR="00EF6EA2" w:rsidRPr="00E23343" w:rsidRDefault="00AD60C7" w:rsidP="00E23343">
      <w:pPr>
        <w:pStyle w:val="ImageCaption"/>
        <w:spacing w:afterLines="0" w:line="300" w:lineRule="auto"/>
        <w:rPr>
          <w:sz w:val="21"/>
          <w:szCs w:val="21"/>
        </w:rPr>
      </w:pPr>
      <w:bookmarkStart w:id="77" w:name="fig-datasave"/>
      <w:r w:rsidRPr="00E23343">
        <w:rPr>
          <w:sz w:val="21"/>
          <w:szCs w:val="21"/>
        </w:rPr>
        <w:t>数据存储与展示</w:t>
      </w:r>
      <w:bookmarkEnd w:id="77"/>
    </w:p>
    <w:p w14:paraId="01EE0086" w14:textId="77777777" w:rsidR="00EF6EA2" w:rsidRPr="001E7BAA" w:rsidRDefault="00AD60C7">
      <w:pPr>
        <w:pStyle w:val="2"/>
        <w:spacing w:before="120" w:after="120"/>
      </w:pPr>
      <w:bookmarkStart w:id="78" w:name="_Toc135495326"/>
      <w:bookmarkEnd w:id="75"/>
      <w:bookmarkEnd w:id="76"/>
      <w:r w:rsidRPr="001E7BAA">
        <w:t>开发运行环境</w:t>
      </w:r>
      <w:bookmarkEnd w:id="78"/>
    </w:p>
    <w:p w14:paraId="2296D08D" w14:textId="77777777" w:rsidR="00EF6EA2" w:rsidRPr="001E7BAA" w:rsidRDefault="00AD60C7">
      <w:pPr>
        <w:pStyle w:val="3"/>
        <w:spacing w:before="120" w:after="120"/>
      </w:pPr>
      <w:bookmarkStart w:id="79" w:name="_Toc135495327"/>
      <w:r w:rsidRPr="001E7BAA">
        <w:t>开发环境</w:t>
      </w:r>
      <w:bookmarkStart w:id="80" w:name="开发环境"/>
      <w:bookmarkEnd w:id="79"/>
    </w:p>
    <w:p w14:paraId="0ECB69B9" w14:textId="77777777" w:rsidR="00EF6EA2" w:rsidRPr="001E7BAA" w:rsidRDefault="00AD60C7">
      <w:pPr>
        <w:pStyle w:val="FirstParagraph"/>
        <w:ind w:firstLine="480"/>
      </w:pPr>
      <w:r w:rsidRPr="001E7BAA">
        <w:t>本系统单片机程序在</w:t>
      </w:r>
      <w:r w:rsidRPr="001E7BAA">
        <w:t>Keil C51</w:t>
      </w:r>
      <w:r w:rsidRPr="001E7BAA">
        <w:t>平台进行开发。</w:t>
      </w:r>
      <w:r w:rsidRPr="001E7BAA">
        <w:t>Keil C51</w:t>
      </w:r>
      <w:r w:rsidRPr="001E7BAA">
        <w:t>是由德国知名软件公司</w:t>
      </w:r>
      <w:r w:rsidRPr="001E7BAA">
        <w:t>Keil</w:t>
      </w:r>
      <w:r w:rsidRPr="001E7BAA">
        <w:t>（现已并入</w:t>
      </w:r>
      <w:r w:rsidRPr="001E7BAA">
        <w:t>ARM</w:t>
      </w:r>
      <w:r w:rsidRPr="001E7BAA">
        <w:t>公司）开发的微控制器软件开发平台，专门用于基于</w:t>
      </w:r>
      <w:r w:rsidRPr="001E7BAA">
        <w:t>8051</w:t>
      </w:r>
      <w:r w:rsidRPr="001E7BAA">
        <w:t>内核的微控制器应用开发。作为一款优秀的开发工具，它集成了编辑、编译和仿真等功能，并支持</w:t>
      </w:r>
      <w:r w:rsidRPr="001E7BAA">
        <w:t>PLM</w:t>
      </w:r>
      <w:r w:rsidRPr="001E7BAA">
        <w:t>、汇编语言和</w:t>
      </w:r>
      <w:r w:rsidRPr="001E7BAA">
        <w:t>C</w:t>
      </w:r>
      <w:r w:rsidRPr="001E7BAA">
        <w:t>语言的程序设计。</w:t>
      </w:r>
    </w:p>
    <w:p w14:paraId="2CA3A70A" w14:textId="77777777" w:rsidR="00EF6EA2" w:rsidRPr="001E7BAA" w:rsidRDefault="00AD60C7">
      <w:pPr>
        <w:pStyle w:val="a0"/>
        <w:ind w:firstLine="480"/>
      </w:pPr>
      <w:r w:rsidRPr="001E7BAA">
        <w:t>软件烧录之前需要在在电脑系统中安装</w:t>
      </w:r>
      <w:r w:rsidRPr="001E7BAA">
        <w:t>STC-USB</w:t>
      </w:r>
      <w:r w:rsidRPr="001E7BAA">
        <w:t>驱动，以便电脑系统可以正确的读取单片机串口，能够通过串口将数据下载至单片机中。烧录工具则选择宏晶科技开发的</w:t>
      </w:r>
      <w:r w:rsidRPr="001E7BAA">
        <w:t>STC-ISP</w:t>
      </w:r>
      <w:r w:rsidRPr="001E7BAA">
        <w:t>软件。</w:t>
      </w:r>
    </w:p>
    <w:p w14:paraId="1D4BF364" w14:textId="77777777" w:rsidR="00EF6EA2" w:rsidRPr="001E7BAA" w:rsidRDefault="00AD60C7">
      <w:pPr>
        <w:pStyle w:val="a0"/>
        <w:ind w:firstLine="480"/>
      </w:pPr>
      <w:r w:rsidRPr="001E7BAA">
        <w:t>数据展示层的</w:t>
      </w:r>
      <w:r w:rsidRPr="001E7BAA">
        <w:t>AMQP</w:t>
      </w:r>
      <w:r w:rsidRPr="001E7BAA">
        <w:t>客户端软件与业务服务器后端的代码由</w:t>
      </w:r>
      <w:r w:rsidRPr="001E7BAA">
        <w:t>Java</w:t>
      </w:r>
      <w:r w:rsidRPr="001E7BAA">
        <w:t>开发。使用</w:t>
      </w:r>
      <w:r w:rsidRPr="001E7BAA">
        <w:t>IntelliJ IDEA</w:t>
      </w:r>
      <w:r w:rsidRPr="001E7BAA">
        <w:t>编写开发相应的程序代码。</w:t>
      </w:r>
      <w:r w:rsidRPr="001E7BAA">
        <w:t>IntelliJ IDEA</w:t>
      </w:r>
      <w:r w:rsidRPr="001E7BAA">
        <w:t>是一款领先的</w:t>
      </w:r>
      <w:r w:rsidRPr="001E7BAA">
        <w:t>Java</w:t>
      </w:r>
      <w:r w:rsidRPr="001E7BAA">
        <w:t>和</w:t>
      </w:r>
      <w:r w:rsidRPr="001E7BAA">
        <w:t>Kotlin</w:t>
      </w:r>
      <w:r w:rsidRPr="001E7BAA">
        <w:t>开发集成开发</w:t>
      </w:r>
      <w:r w:rsidRPr="001E7BAA">
        <w:lastRenderedPageBreak/>
        <w:t>环境（</w:t>
      </w:r>
      <w:r w:rsidRPr="001E7BAA">
        <w:t>IDE</w:t>
      </w:r>
      <w:r w:rsidRPr="001E7BAA">
        <w:t>）。它</w:t>
      </w:r>
      <w:r w:rsidRPr="001E7BAA">
        <w:t>提供了一系列功能，旨在提高开发效率。这些功能包括智能编码辅助、可靠的重构工具、实时代码导航、内置的开发者工具以及对</w:t>
      </w:r>
      <w:r w:rsidRPr="001E7BAA">
        <w:t>Web</w:t>
      </w:r>
      <w:r w:rsidRPr="001E7BAA">
        <w:t>和企业开发的全面支持。</w:t>
      </w:r>
    </w:p>
    <w:p w14:paraId="05C5051E" w14:textId="77777777" w:rsidR="00EF6EA2" w:rsidRPr="001E7BAA" w:rsidRDefault="00AD60C7">
      <w:pPr>
        <w:pStyle w:val="a0"/>
        <w:ind w:firstLine="480"/>
      </w:pPr>
      <w:r w:rsidRPr="001E7BAA">
        <w:t>对设备上传消息的存储由</w:t>
      </w:r>
      <w:r w:rsidRPr="001E7BAA">
        <w:t>MySQL</w:t>
      </w:r>
      <w:r w:rsidRPr="001E7BAA">
        <w:t>数据库完成。</w:t>
      </w:r>
      <w:r w:rsidRPr="001E7BAA">
        <w:t>MySQL</w:t>
      </w:r>
      <w:r w:rsidRPr="001E7BAA">
        <w:t>是一种开源的关系型数据库管理系统，被广泛应用于</w:t>
      </w:r>
      <w:r w:rsidRPr="001E7BAA">
        <w:t>Web</w:t>
      </w:r>
      <w:r w:rsidRPr="001E7BAA">
        <w:t>和企业级应用。它具备可靠性、高性能、可扩展性和安全性等优势。</w:t>
      </w:r>
      <w:r w:rsidRPr="001E7BAA">
        <w:t>MySQL</w:t>
      </w:r>
      <w:r w:rsidRPr="001E7BAA">
        <w:t>优化查询、提供缓存和索引等功能，支持主从复制和集群技术。它适用于不同编程语言和操作系统，并享有庞大的开源社区支持。</w:t>
      </w:r>
    </w:p>
    <w:p w14:paraId="726215CE" w14:textId="77777777" w:rsidR="00EF6EA2" w:rsidRPr="001E7BAA" w:rsidRDefault="00AD60C7">
      <w:pPr>
        <w:pStyle w:val="3"/>
        <w:spacing w:before="120" w:after="120"/>
      </w:pPr>
      <w:bookmarkStart w:id="81" w:name="_Toc135495328"/>
      <w:bookmarkEnd w:id="80"/>
      <w:r w:rsidRPr="001E7BAA">
        <w:t>运行环境</w:t>
      </w:r>
      <w:bookmarkStart w:id="82" w:name="开发运行环境"/>
      <w:bookmarkStart w:id="83" w:name="运行环境"/>
      <w:bookmarkEnd w:id="81"/>
    </w:p>
    <w:p w14:paraId="37EB6BBC" w14:textId="338F98A8" w:rsidR="00EF6EA2" w:rsidRPr="001E7BAA" w:rsidRDefault="00AD60C7">
      <w:pPr>
        <w:pStyle w:val="FirstParagraph"/>
        <w:ind w:firstLine="480"/>
      </w:pPr>
      <w:r w:rsidRPr="001E7BAA">
        <w:t>单片机程序运行于</w:t>
      </w:r>
      <w:r w:rsidRPr="001E7BAA">
        <w:t>IAP15W4K58S4</w:t>
      </w:r>
      <w:r w:rsidRPr="001E7BAA">
        <w:t>单片机，配备相应的</w:t>
      </w:r>
      <w:r w:rsidRPr="001E7BAA">
        <w:t>ESP8</w:t>
      </w:r>
      <w:r w:rsidRPr="001E7BAA">
        <w:t>266</w:t>
      </w:r>
      <w:r w:rsidRPr="001E7BAA">
        <w:t>模块以提供</w:t>
      </w:r>
      <w:r w:rsidR="00E2347A" w:rsidRPr="001E7BAA">
        <w:t>Wi-Fi</w:t>
      </w:r>
      <w:r w:rsidRPr="001E7BAA">
        <w:t>连接。由于在单片机软件的开发中使用了特定的寄存器地址以及寄存器中的存储格式，因此并不能跨平台（如</w:t>
      </w:r>
      <w:r w:rsidRPr="001E7BAA">
        <w:t>ARM</w:t>
      </w:r>
      <w:r w:rsidRPr="001E7BAA">
        <w:t>，</w:t>
      </w:r>
      <w:r w:rsidRPr="001E7BAA">
        <w:t>x86</w:t>
      </w:r>
      <w:r w:rsidRPr="001E7BAA">
        <w:t>平台等）使用。由于对</w:t>
      </w:r>
      <w:r w:rsidRPr="001E7BAA">
        <w:t>ESP8266</w:t>
      </w:r>
      <w:r w:rsidRPr="001E7BAA">
        <w:t>的初始化及在使用过程中使用了特定的控制命令，因此不保证更换其他型号的</w:t>
      </w:r>
      <w:r w:rsidR="00E2347A" w:rsidRPr="001E7BAA">
        <w:t>Wi-Fi</w:t>
      </w:r>
      <w:r w:rsidRPr="001E7BAA">
        <w:t>通信模块后程序能够正常运行。</w:t>
      </w:r>
    </w:p>
    <w:p w14:paraId="5D90D45A" w14:textId="77777777" w:rsidR="00EF6EA2" w:rsidRPr="001E7BAA" w:rsidRDefault="00AD60C7">
      <w:pPr>
        <w:pStyle w:val="a0"/>
        <w:ind w:firstLine="480"/>
      </w:pPr>
      <w:r w:rsidRPr="001E7BAA">
        <w:t>由于</w:t>
      </w:r>
      <w:r w:rsidRPr="001E7BAA">
        <w:t>Java</w:t>
      </w:r>
      <w:r w:rsidRPr="001E7BAA">
        <w:t>通过使用</w:t>
      </w:r>
      <w:r w:rsidRPr="001E7BAA">
        <w:t>Java</w:t>
      </w:r>
      <w:r w:rsidRPr="001E7BAA">
        <w:t>虚拟机（</w:t>
      </w:r>
      <w:r w:rsidRPr="001E7BAA">
        <w:t>JVM</w:t>
      </w:r>
      <w:r w:rsidRPr="001E7BAA">
        <w:t>）作为中间层，将</w:t>
      </w:r>
      <w:r w:rsidRPr="001E7BAA">
        <w:t>Java</w:t>
      </w:r>
      <w:r w:rsidRPr="001E7BAA">
        <w:t>代码编译为字节码。这意味着</w:t>
      </w:r>
      <w:r w:rsidRPr="001E7BAA">
        <w:t>Java</w:t>
      </w:r>
      <w:r w:rsidRPr="001E7BAA">
        <w:t>程序可以在任何支持</w:t>
      </w:r>
      <w:r w:rsidRPr="001E7BAA">
        <w:t>Java</w:t>
      </w:r>
      <w:r w:rsidRPr="001E7BAA">
        <w:t>虚拟机的平台上运行，无需针对特定平台进行重新编译。</w:t>
      </w:r>
      <w:r w:rsidRPr="001E7BAA">
        <w:t>AMQP</w:t>
      </w:r>
      <w:r w:rsidRPr="001E7BAA">
        <w:t>客户端软件以及业务服务软件在打包后可运行与任意的，</w:t>
      </w:r>
      <w:r w:rsidRPr="001E7BAA">
        <w:t>安装有</w:t>
      </w:r>
      <w:r w:rsidRPr="001E7BAA">
        <w:t>Java 17</w:t>
      </w:r>
      <w:r w:rsidRPr="001E7BAA">
        <w:t>版本及以上版本环境的系统中。</w:t>
      </w:r>
    </w:p>
    <w:p w14:paraId="182F5E5C" w14:textId="77777777" w:rsidR="00EF6EA2" w:rsidRPr="001E7BAA" w:rsidRDefault="00AD60C7">
      <w:pPr>
        <w:pStyle w:val="a0"/>
        <w:ind w:firstLine="480"/>
      </w:pPr>
      <w:r w:rsidRPr="001E7BAA">
        <w:t>MySQL</w:t>
      </w:r>
      <w:r w:rsidRPr="001E7BAA">
        <w:t>可以部署于包括</w:t>
      </w:r>
      <w:r w:rsidRPr="001E7BAA">
        <w:t>Windows</w:t>
      </w:r>
      <w:r w:rsidRPr="001E7BAA">
        <w:t>、</w:t>
      </w:r>
      <w:r w:rsidRPr="001E7BAA">
        <w:t>Linux</w:t>
      </w:r>
      <w:r w:rsidRPr="001E7BAA">
        <w:t>、</w:t>
      </w:r>
      <w:r w:rsidRPr="001E7BAA">
        <w:t>Mac</w:t>
      </w:r>
      <w:r w:rsidRPr="001E7BAA">
        <w:t>等多种平台，且由于</w:t>
      </w:r>
      <w:r w:rsidRPr="001E7BAA">
        <w:t>MySQL</w:t>
      </w:r>
      <w:r w:rsidRPr="001E7BAA">
        <w:t>是基于标准的关系型数据库管理系统，它的代码和数据格式是独立于特定平台的，这意味着可以轻松地将</w:t>
      </w:r>
      <w:r w:rsidRPr="001E7BAA">
        <w:t>MySQL</w:t>
      </w:r>
      <w:r w:rsidRPr="001E7BAA">
        <w:t>数据库从一个平台迁移到另一个平台，而无需进行大规模的修改或重新编写。本系统中仅需保证数据库为</w:t>
      </w:r>
      <w:r w:rsidRPr="001E7BAA">
        <w:t>MySQL</w:t>
      </w:r>
      <w:r w:rsidRPr="001E7BAA">
        <w:t>数据库，并提供相应的连接地址、用户名和密码即可，对运行平台无要求。</w:t>
      </w:r>
    </w:p>
    <w:p w14:paraId="6C43A4D8" w14:textId="77777777" w:rsidR="00EF6EA2" w:rsidRPr="001E7BAA" w:rsidRDefault="00AD60C7">
      <w:pPr>
        <w:pStyle w:val="2"/>
        <w:spacing w:before="120" w:after="120"/>
      </w:pPr>
      <w:bookmarkStart w:id="84" w:name="_Toc135495329"/>
      <w:bookmarkEnd w:id="82"/>
      <w:bookmarkEnd w:id="83"/>
      <w:r w:rsidRPr="001E7BAA">
        <w:t>小结</w:t>
      </w:r>
      <w:bookmarkStart w:id="85" w:name="概要设计"/>
      <w:bookmarkStart w:id="86" w:name="小结-2"/>
      <w:bookmarkEnd w:id="84"/>
    </w:p>
    <w:p w14:paraId="0FAAC3B0" w14:textId="77777777" w:rsidR="004A01E1" w:rsidRDefault="00AD60C7" w:rsidP="004A01E1">
      <w:pPr>
        <w:pStyle w:val="FirstParagraph"/>
        <w:ind w:firstLine="480"/>
      </w:pPr>
      <w:r w:rsidRPr="001E7BAA">
        <w:t>本章中提出了远程数据采集系统的功能分析，系统概要设计以及开发运行环境。完成了对系统搭建的初步分析。</w:t>
      </w:r>
      <w:r w:rsidRPr="001E7BAA">
        <w:t>在功能分析中抽取出用户可见的功能以及保证系统正常持续运行的功能；在概要设计中对整个系统进行分层设计，便于分模块进行开发；完成了对开发运行环境的选取，保障了系统的正常运行。</w:t>
      </w:r>
      <w:bookmarkStart w:id="87" w:name="chapter-4"/>
      <w:bookmarkEnd w:id="85"/>
      <w:bookmarkEnd w:id="86"/>
    </w:p>
    <w:p w14:paraId="23F3961C" w14:textId="77777777" w:rsidR="004A01E1" w:rsidRDefault="004A01E1" w:rsidP="004A01E1">
      <w:pPr>
        <w:pStyle w:val="FirstParagraph"/>
        <w:ind w:firstLine="480"/>
      </w:pPr>
    </w:p>
    <w:p w14:paraId="2C153F71" w14:textId="2521FCFF" w:rsidR="00EF6EA2" w:rsidRPr="001E7BAA" w:rsidRDefault="004A01E1" w:rsidP="004A01E1">
      <w:pPr>
        <w:pStyle w:val="1"/>
        <w:spacing w:before="120" w:after="120"/>
      </w:pPr>
      <w:r>
        <w:rPr>
          <w:rFonts w:hint="eastAsia"/>
        </w:rPr>
        <w:t xml:space="preserve"> </w:t>
      </w:r>
      <w:bookmarkStart w:id="88" w:name="_Toc135495330"/>
      <w:r w:rsidRPr="001E7BAA">
        <w:t>系统设计</w:t>
      </w:r>
      <w:bookmarkEnd w:id="87"/>
      <w:bookmarkEnd w:id="88"/>
    </w:p>
    <w:p w14:paraId="462F95F0" w14:textId="77777777" w:rsidR="00EF6EA2" w:rsidRPr="001E7BAA" w:rsidRDefault="00AD60C7">
      <w:pPr>
        <w:pStyle w:val="FirstParagraph"/>
        <w:ind w:firstLine="480"/>
      </w:pPr>
      <w:r w:rsidRPr="001E7BAA">
        <w:t>系统设计分为两部分；一部分为单片机中相关模块的实现，该部分代码的开发由</w:t>
      </w:r>
      <w:r w:rsidRPr="001E7BAA">
        <w:t>C</w:t>
      </w:r>
      <w:r w:rsidRPr="001E7BAA">
        <w:t>语言完成，该部分实现了数据感知层中单片机对外围各硬件模块的控制；一部分为业务服务器中相关模块的实现，包括</w:t>
      </w:r>
      <w:r w:rsidRPr="001E7BAA">
        <w:t>AMQP</w:t>
      </w:r>
      <w:r w:rsidRPr="001E7BAA">
        <w:t>客户端的开发、实体类及数据库设计、数据保持层开发、外部网络接口设计这四部分。</w:t>
      </w:r>
    </w:p>
    <w:p w14:paraId="2A97ECE5" w14:textId="77777777" w:rsidR="00EF6EA2" w:rsidRPr="001E7BAA" w:rsidRDefault="00AD60C7">
      <w:pPr>
        <w:pStyle w:val="2"/>
        <w:spacing w:before="120" w:after="120"/>
      </w:pPr>
      <w:bookmarkStart w:id="89" w:name="_Toc135495331"/>
      <w:r w:rsidRPr="001E7BAA">
        <w:lastRenderedPageBreak/>
        <w:t>单片机相关模块</w:t>
      </w:r>
      <w:bookmarkEnd w:id="89"/>
    </w:p>
    <w:p w14:paraId="2167E11D" w14:textId="77777777" w:rsidR="00EF6EA2" w:rsidRPr="001E7BAA" w:rsidRDefault="00AD60C7">
      <w:pPr>
        <w:pStyle w:val="3"/>
        <w:spacing w:before="120" w:after="120"/>
      </w:pPr>
      <w:bookmarkStart w:id="90" w:name="_Toc135495332"/>
      <w:r w:rsidRPr="001E7BAA">
        <w:t>串口通信</w:t>
      </w:r>
      <w:bookmarkStart w:id="91" w:name="串口通信"/>
      <w:bookmarkEnd w:id="90"/>
    </w:p>
    <w:p w14:paraId="2933D9CC" w14:textId="344004E8" w:rsidR="00EF6EA2" w:rsidRPr="001E7BAA" w:rsidRDefault="00AD60C7">
      <w:pPr>
        <w:pStyle w:val="FirstParagraph"/>
        <w:ind w:firstLine="480"/>
      </w:pPr>
      <w:r w:rsidRPr="001E7BAA">
        <w:t>单片机以串口通信的方式控制</w:t>
      </w:r>
      <w:r w:rsidRPr="001E7BAA">
        <w:t>ESP826</w:t>
      </w:r>
      <w:r w:rsidRPr="001E7BAA">
        <w:t>6</w:t>
      </w:r>
      <w:r w:rsidRPr="001E7BAA">
        <w:t>模块，通过</w:t>
      </w:r>
      <w:r w:rsidR="00E2347A" w:rsidRPr="001E7BAA">
        <w:t>Wi-Fi</w:t>
      </w:r>
      <w:r w:rsidRPr="001E7BAA">
        <w:t>连接来上传相应的</w:t>
      </w:r>
      <w:r w:rsidRPr="001E7BAA">
        <w:t>MQTT</w:t>
      </w:r>
      <w:r w:rsidRPr="001E7BAA">
        <w:t>数据报。同时在开发的过程中，可以通过串口通信的方式将单片机中的数据发送至上位机（</w:t>
      </w:r>
      <w:r w:rsidRPr="001E7BAA">
        <w:t>PC</w:t>
      </w:r>
      <w:r w:rsidRPr="001E7BAA">
        <w:t>端）来进行代码的调试。因此串口通信模块是该系统的信息感知层中必不可少的功能之一。串口通信模块所需要实现的功能如</w:t>
      </w:r>
      <w:r w:rsidRPr="001E7BAA">
        <w:fldChar w:fldCharType="begin"/>
      </w:r>
      <w:r w:rsidRPr="001E7BAA">
        <w:instrText>Ref fig-uartcase \r</w:instrText>
      </w:r>
      <w:r w:rsidR="001E7BAA">
        <w:instrText xml:space="preserve"> \* MERGEFORMAT </w:instrText>
      </w:r>
      <w:r w:rsidRPr="001E7BAA">
        <w:fldChar w:fldCharType="separate"/>
      </w:r>
      <w:r w:rsidR="00137210">
        <w:rPr>
          <w:rFonts w:hint="eastAsia"/>
        </w:rPr>
        <w:t>图</w:t>
      </w:r>
      <w:r w:rsidR="00137210">
        <w:rPr>
          <w:rFonts w:hint="eastAsia"/>
        </w:rPr>
        <w:t>4-1</w:t>
      </w:r>
      <w:r w:rsidRPr="001E7BAA">
        <w:fldChar w:fldCharType="end"/>
      </w:r>
      <w:r w:rsidRPr="001E7BAA">
        <w:t>所示。</w:t>
      </w:r>
    </w:p>
    <w:p w14:paraId="45372CCB" w14:textId="77777777" w:rsidR="00EF6EA2" w:rsidRPr="001E7BAA" w:rsidRDefault="00AD60C7">
      <w:pPr>
        <w:pStyle w:val="CaptionedFigure"/>
        <w:spacing w:before="360"/>
      </w:pPr>
      <w:r w:rsidRPr="001E7BAA">
        <w:rPr>
          <w:noProof/>
        </w:rPr>
        <w:drawing>
          <wp:inline distT="0" distB="0" distL="0" distR="0" wp14:anchorId="1B99C0F7" wp14:editId="748C74BB">
            <wp:extent cx="4591050" cy="1962150"/>
            <wp:effectExtent l="0" t="0" r="0" b="0"/>
            <wp:docPr id="236180315" name="Picture" descr="串口通信模块功能"/>
            <wp:cNvGraphicFramePr/>
            <a:graphic xmlns:a="http://schemas.openxmlformats.org/drawingml/2006/main">
              <a:graphicData uri="http://schemas.openxmlformats.org/drawingml/2006/picture">
                <pic:pic xmlns:pic="http://schemas.openxmlformats.org/drawingml/2006/picture">
                  <pic:nvPicPr>
                    <pic:cNvPr id="0" name="Picture" descr="out/uml/uartcase/uartcase.svg"/>
                    <pic:cNvPicPr>
                      <a:picLocks noChangeAspect="1" noChangeArrowheads="1"/>
                    </pic:cNvPicPr>
                  </pic:nvPicPr>
                  <pic:blipFill>
                    <a:blip r:embed="rId32">
                      <a:extLst>
                        <a:ext uri="{96DAC541-7B7A-43D3-8B79-37D633B846F1}">
                          <asvg:svgBlip xmlns:asvg="http://schemas.microsoft.com/office/drawing/2016/SVG/main" r:embed="rId33"/>
                        </a:ext>
                      </a:extLst>
                    </a:blip>
                    <a:stretch>
                      <a:fillRect/>
                    </a:stretch>
                  </pic:blipFill>
                  <pic:spPr bwMode="auto">
                    <a:xfrm>
                      <a:off x="0" y="0"/>
                      <a:ext cx="4591050" cy="1962150"/>
                    </a:xfrm>
                    <a:prstGeom prst="rect">
                      <a:avLst/>
                    </a:prstGeom>
                    <a:noFill/>
                    <a:ln w="9525">
                      <a:noFill/>
                      <a:headEnd/>
                      <a:tailEnd/>
                    </a:ln>
                  </pic:spPr>
                </pic:pic>
              </a:graphicData>
            </a:graphic>
          </wp:inline>
        </w:drawing>
      </w:r>
    </w:p>
    <w:p w14:paraId="70BE3EBC" w14:textId="77777777" w:rsidR="00EF6EA2" w:rsidRPr="00D65DD9" w:rsidRDefault="00AD60C7" w:rsidP="00D65DD9">
      <w:pPr>
        <w:pStyle w:val="ImageCaption"/>
        <w:spacing w:afterLines="0" w:line="300" w:lineRule="auto"/>
        <w:rPr>
          <w:sz w:val="21"/>
          <w:szCs w:val="21"/>
        </w:rPr>
      </w:pPr>
      <w:bookmarkStart w:id="92" w:name="fig-uartcase"/>
      <w:r w:rsidRPr="00D65DD9">
        <w:rPr>
          <w:sz w:val="21"/>
          <w:szCs w:val="21"/>
        </w:rPr>
        <w:t>串口通信模块功能</w:t>
      </w:r>
      <w:bookmarkEnd w:id="92"/>
    </w:p>
    <w:p w14:paraId="4D79AE14" w14:textId="790F3A1C" w:rsidR="00EF6EA2" w:rsidRPr="001E7BAA" w:rsidRDefault="00AD60C7">
      <w:pPr>
        <w:pStyle w:val="a0"/>
        <w:ind w:firstLine="480"/>
      </w:pPr>
      <w:r w:rsidRPr="001E7BAA">
        <w:t>IAP15W4K58S4</w:t>
      </w:r>
      <w:r w:rsidRPr="001E7BAA">
        <w:t>单片机提供了四组完全独立的高速异步串行通信串口，分时切换可当</w:t>
      </w:r>
      <w:r w:rsidRPr="001E7BAA">
        <w:t>9</w:t>
      </w:r>
      <w:r w:rsidRPr="001E7BAA">
        <w:t>组串口使用，串口名及端口如</w:t>
      </w:r>
      <w:r w:rsidRPr="001E7BAA">
        <w:fldChar w:fldCharType="begin"/>
      </w:r>
      <w:r w:rsidRPr="001E7BAA">
        <w:instrText xml:space="preserve">Ref </w:instrText>
      </w:r>
      <w:r w:rsidRPr="001E7BAA">
        <w:instrText>tbl-uartGPIO \r</w:instrText>
      </w:r>
      <w:r w:rsidR="001E7BAA">
        <w:instrText xml:space="preserve"> \* MERGEFORMAT </w:instrText>
      </w:r>
      <w:r w:rsidRPr="001E7BAA">
        <w:fldChar w:fldCharType="separate"/>
      </w:r>
      <w:r w:rsidR="00137210">
        <w:rPr>
          <w:rFonts w:hint="eastAsia"/>
        </w:rPr>
        <w:t>表</w:t>
      </w:r>
      <w:r w:rsidR="00137210">
        <w:rPr>
          <w:rFonts w:hint="eastAsia"/>
        </w:rPr>
        <w:t>4-1</w:t>
      </w:r>
      <w:r w:rsidRPr="001E7BAA">
        <w:fldChar w:fldCharType="end"/>
      </w:r>
      <w:r w:rsidRPr="001E7BAA">
        <w:t>所示：</w:t>
      </w:r>
    </w:p>
    <w:p w14:paraId="501811CD" w14:textId="77777777" w:rsidR="00EF6EA2" w:rsidRPr="00D65DD9" w:rsidRDefault="00AD60C7" w:rsidP="00D65DD9">
      <w:pPr>
        <w:pStyle w:val="TableCaption"/>
        <w:spacing w:beforeLines="0" w:line="300" w:lineRule="auto"/>
        <w:rPr>
          <w:sz w:val="21"/>
          <w:szCs w:val="21"/>
        </w:rPr>
      </w:pPr>
      <w:bookmarkStart w:id="93" w:name="tbl-uartGPIO"/>
      <w:r w:rsidRPr="00D65DD9">
        <w:rPr>
          <w:sz w:val="21"/>
          <w:szCs w:val="21"/>
        </w:rPr>
        <w:t>单片机串口名及端口</w:t>
      </w:r>
      <w:bookmarkEnd w:id="93"/>
    </w:p>
    <w:tbl>
      <w:tblPr>
        <w:tblStyle w:val="Table"/>
        <w:tblW w:w="5000" w:type="pct"/>
        <w:tblLook w:val="0020" w:firstRow="1" w:lastRow="0" w:firstColumn="0" w:lastColumn="0" w:noHBand="0" w:noVBand="0"/>
      </w:tblPr>
      <w:tblGrid>
        <w:gridCol w:w="1056"/>
        <w:gridCol w:w="2590"/>
        <w:gridCol w:w="3087"/>
        <w:gridCol w:w="2838"/>
      </w:tblGrid>
      <w:tr w:rsidR="001E7BAA" w:rsidRPr="00D65DD9" w14:paraId="7C752DA1" w14:textId="77777777" w:rsidTr="003C72FB">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66FCBD3" w14:textId="77777777" w:rsidR="00EF6EA2" w:rsidRPr="00D65DD9" w:rsidRDefault="00AD60C7" w:rsidP="00D65DD9">
            <w:pPr>
              <w:pStyle w:val="Compact"/>
              <w:jc w:val="center"/>
              <w:rPr>
                <w:sz w:val="21"/>
                <w:szCs w:val="21"/>
              </w:rPr>
            </w:pPr>
            <w:r w:rsidRPr="00D65DD9">
              <w:rPr>
                <w:sz w:val="21"/>
                <w:szCs w:val="21"/>
              </w:rPr>
              <w:t>串口名</w:t>
            </w:r>
          </w:p>
        </w:tc>
        <w:tc>
          <w:tcPr>
            <w:tcW w:w="0" w:type="auto"/>
            <w:vAlign w:val="bottom"/>
          </w:tcPr>
          <w:p w14:paraId="49EB3C23" w14:textId="77777777" w:rsidR="00EF6EA2" w:rsidRPr="00D65DD9" w:rsidRDefault="00AD60C7" w:rsidP="00D65DD9">
            <w:pPr>
              <w:pStyle w:val="Compact"/>
              <w:jc w:val="center"/>
              <w:rPr>
                <w:sz w:val="21"/>
                <w:szCs w:val="21"/>
              </w:rPr>
            </w:pPr>
            <w:r w:rsidRPr="00D65DD9">
              <w:rPr>
                <w:sz w:val="21"/>
                <w:szCs w:val="21"/>
              </w:rPr>
              <w:t>端口</w:t>
            </w:r>
          </w:p>
        </w:tc>
        <w:tc>
          <w:tcPr>
            <w:tcW w:w="0" w:type="auto"/>
            <w:vAlign w:val="bottom"/>
          </w:tcPr>
          <w:p w14:paraId="606EE66D" w14:textId="77777777" w:rsidR="00EF6EA2" w:rsidRPr="00D65DD9" w:rsidRDefault="00AD60C7" w:rsidP="00D65DD9">
            <w:pPr>
              <w:pStyle w:val="Compact"/>
              <w:jc w:val="center"/>
              <w:rPr>
                <w:sz w:val="21"/>
                <w:szCs w:val="21"/>
              </w:rPr>
            </w:pPr>
            <w:r w:rsidRPr="00D65DD9">
              <w:rPr>
                <w:sz w:val="21"/>
                <w:szCs w:val="21"/>
              </w:rPr>
              <w:t>可切换端口</w:t>
            </w:r>
            <w:r w:rsidRPr="00D65DD9">
              <w:rPr>
                <w:sz w:val="21"/>
                <w:szCs w:val="21"/>
              </w:rPr>
              <w:t>1</w:t>
            </w:r>
          </w:p>
        </w:tc>
        <w:tc>
          <w:tcPr>
            <w:tcW w:w="0" w:type="auto"/>
            <w:vAlign w:val="bottom"/>
          </w:tcPr>
          <w:p w14:paraId="198ACA07" w14:textId="77777777" w:rsidR="00EF6EA2" w:rsidRPr="00D65DD9" w:rsidRDefault="00AD60C7" w:rsidP="00D65DD9">
            <w:pPr>
              <w:pStyle w:val="Compact"/>
              <w:jc w:val="center"/>
              <w:rPr>
                <w:sz w:val="21"/>
                <w:szCs w:val="21"/>
              </w:rPr>
            </w:pPr>
            <w:r w:rsidRPr="00D65DD9">
              <w:rPr>
                <w:sz w:val="21"/>
                <w:szCs w:val="21"/>
              </w:rPr>
              <w:t>可切换端口</w:t>
            </w:r>
            <w:r w:rsidRPr="00D65DD9">
              <w:rPr>
                <w:sz w:val="21"/>
                <w:szCs w:val="21"/>
              </w:rPr>
              <w:t>2</w:t>
            </w:r>
          </w:p>
        </w:tc>
      </w:tr>
      <w:tr w:rsidR="001E7BAA" w:rsidRPr="00D65DD9" w14:paraId="5864F255" w14:textId="77777777" w:rsidTr="003C72FB">
        <w:tc>
          <w:tcPr>
            <w:tcW w:w="0" w:type="auto"/>
          </w:tcPr>
          <w:p w14:paraId="36647772" w14:textId="77777777" w:rsidR="00EF6EA2" w:rsidRPr="00D65DD9" w:rsidRDefault="00AD60C7" w:rsidP="00D65DD9">
            <w:pPr>
              <w:pStyle w:val="Compact"/>
              <w:jc w:val="center"/>
              <w:rPr>
                <w:sz w:val="21"/>
                <w:szCs w:val="21"/>
              </w:rPr>
            </w:pPr>
            <w:r w:rsidRPr="00D65DD9">
              <w:rPr>
                <w:sz w:val="21"/>
                <w:szCs w:val="21"/>
              </w:rPr>
              <w:t>UART1</w:t>
            </w:r>
          </w:p>
        </w:tc>
        <w:tc>
          <w:tcPr>
            <w:tcW w:w="0" w:type="auto"/>
          </w:tcPr>
          <w:p w14:paraId="474710ED" w14:textId="77777777" w:rsidR="00EF6EA2" w:rsidRPr="00D65DD9" w:rsidRDefault="00AD60C7" w:rsidP="00D65DD9">
            <w:pPr>
              <w:pStyle w:val="Compact"/>
              <w:jc w:val="center"/>
              <w:rPr>
                <w:sz w:val="21"/>
                <w:szCs w:val="21"/>
              </w:rPr>
            </w:pPr>
            <w:r w:rsidRPr="00D65DD9">
              <w:rPr>
                <w:sz w:val="21"/>
                <w:szCs w:val="21"/>
              </w:rPr>
              <w:t>RxD/P3.0, TxD/P3.1</w:t>
            </w:r>
          </w:p>
        </w:tc>
        <w:tc>
          <w:tcPr>
            <w:tcW w:w="0" w:type="auto"/>
          </w:tcPr>
          <w:p w14:paraId="0C613D00" w14:textId="77777777" w:rsidR="00EF6EA2" w:rsidRPr="00D65DD9" w:rsidRDefault="00AD60C7" w:rsidP="00D65DD9">
            <w:pPr>
              <w:pStyle w:val="Compact"/>
              <w:jc w:val="center"/>
              <w:rPr>
                <w:sz w:val="21"/>
                <w:szCs w:val="21"/>
              </w:rPr>
            </w:pPr>
            <w:r w:rsidRPr="00D65DD9">
              <w:rPr>
                <w:sz w:val="21"/>
                <w:szCs w:val="21"/>
              </w:rPr>
              <w:t>RxD_2/P3.6, TxD_2/P3.7</w:t>
            </w:r>
          </w:p>
        </w:tc>
        <w:tc>
          <w:tcPr>
            <w:tcW w:w="0" w:type="auto"/>
          </w:tcPr>
          <w:p w14:paraId="096DE7DE" w14:textId="77777777" w:rsidR="00EF6EA2" w:rsidRPr="00D65DD9" w:rsidRDefault="00AD60C7" w:rsidP="00D65DD9">
            <w:pPr>
              <w:pStyle w:val="Compact"/>
              <w:jc w:val="center"/>
              <w:rPr>
                <w:sz w:val="21"/>
                <w:szCs w:val="21"/>
              </w:rPr>
            </w:pPr>
            <w:r w:rsidRPr="00D65DD9">
              <w:rPr>
                <w:sz w:val="21"/>
                <w:szCs w:val="21"/>
              </w:rPr>
              <w:t>RxD_3/P1.6, TxD_3/P1.7</w:t>
            </w:r>
          </w:p>
        </w:tc>
      </w:tr>
      <w:tr w:rsidR="001E7BAA" w:rsidRPr="00D65DD9" w14:paraId="3264C7A3" w14:textId="77777777" w:rsidTr="003C72FB">
        <w:tc>
          <w:tcPr>
            <w:tcW w:w="0" w:type="auto"/>
          </w:tcPr>
          <w:p w14:paraId="33B19A0B" w14:textId="77777777" w:rsidR="00EF6EA2" w:rsidRPr="00D65DD9" w:rsidRDefault="00AD60C7" w:rsidP="00D65DD9">
            <w:pPr>
              <w:pStyle w:val="Compact"/>
              <w:jc w:val="center"/>
              <w:rPr>
                <w:sz w:val="21"/>
                <w:szCs w:val="21"/>
              </w:rPr>
            </w:pPr>
            <w:r w:rsidRPr="00D65DD9">
              <w:rPr>
                <w:sz w:val="21"/>
                <w:szCs w:val="21"/>
              </w:rPr>
              <w:t>UART2</w:t>
            </w:r>
          </w:p>
        </w:tc>
        <w:tc>
          <w:tcPr>
            <w:tcW w:w="0" w:type="auto"/>
          </w:tcPr>
          <w:p w14:paraId="3F6F78CE" w14:textId="77777777" w:rsidR="00EF6EA2" w:rsidRPr="00D65DD9" w:rsidRDefault="00AD60C7" w:rsidP="00D65DD9">
            <w:pPr>
              <w:pStyle w:val="Compact"/>
              <w:jc w:val="center"/>
              <w:rPr>
                <w:sz w:val="21"/>
                <w:szCs w:val="21"/>
              </w:rPr>
            </w:pPr>
            <w:r w:rsidRPr="00D65DD9">
              <w:rPr>
                <w:sz w:val="21"/>
                <w:szCs w:val="21"/>
              </w:rPr>
              <w:t>RxD2/P1.0, TxD2/P1.1</w:t>
            </w:r>
          </w:p>
        </w:tc>
        <w:tc>
          <w:tcPr>
            <w:tcW w:w="0" w:type="auto"/>
          </w:tcPr>
          <w:p w14:paraId="327A4463" w14:textId="77777777" w:rsidR="00EF6EA2" w:rsidRPr="00D65DD9" w:rsidRDefault="00AD60C7" w:rsidP="00D65DD9">
            <w:pPr>
              <w:pStyle w:val="Compact"/>
              <w:jc w:val="center"/>
              <w:rPr>
                <w:sz w:val="21"/>
                <w:szCs w:val="21"/>
              </w:rPr>
            </w:pPr>
            <w:r w:rsidRPr="00D65DD9">
              <w:rPr>
                <w:sz w:val="21"/>
                <w:szCs w:val="21"/>
              </w:rPr>
              <w:t>RxD2_2/P4.6, TxD2_2/P4.7</w:t>
            </w:r>
          </w:p>
        </w:tc>
        <w:tc>
          <w:tcPr>
            <w:tcW w:w="0" w:type="auto"/>
          </w:tcPr>
          <w:p w14:paraId="179E63BB" w14:textId="77777777" w:rsidR="00EF6EA2" w:rsidRPr="00D65DD9" w:rsidRDefault="00AD60C7" w:rsidP="00D65DD9">
            <w:pPr>
              <w:pStyle w:val="Compact"/>
              <w:jc w:val="center"/>
              <w:rPr>
                <w:sz w:val="21"/>
                <w:szCs w:val="21"/>
              </w:rPr>
            </w:pPr>
            <w:r w:rsidRPr="00D65DD9">
              <w:rPr>
                <w:sz w:val="21"/>
                <w:szCs w:val="21"/>
              </w:rPr>
              <w:t>-</w:t>
            </w:r>
          </w:p>
        </w:tc>
      </w:tr>
      <w:tr w:rsidR="001E7BAA" w:rsidRPr="00D65DD9" w14:paraId="325926F3" w14:textId="77777777" w:rsidTr="00D65DD9">
        <w:tc>
          <w:tcPr>
            <w:tcW w:w="0" w:type="auto"/>
            <w:tcBorders>
              <w:bottom w:val="nil"/>
            </w:tcBorders>
          </w:tcPr>
          <w:p w14:paraId="5F4B95B9" w14:textId="77777777" w:rsidR="00EF6EA2" w:rsidRPr="00D65DD9" w:rsidRDefault="00AD60C7" w:rsidP="00D65DD9">
            <w:pPr>
              <w:pStyle w:val="Compact"/>
              <w:jc w:val="center"/>
              <w:rPr>
                <w:sz w:val="21"/>
                <w:szCs w:val="21"/>
              </w:rPr>
            </w:pPr>
            <w:r w:rsidRPr="00D65DD9">
              <w:rPr>
                <w:sz w:val="21"/>
                <w:szCs w:val="21"/>
              </w:rPr>
              <w:t>UART3</w:t>
            </w:r>
          </w:p>
        </w:tc>
        <w:tc>
          <w:tcPr>
            <w:tcW w:w="0" w:type="auto"/>
            <w:tcBorders>
              <w:bottom w:val="nil"/>
            </w:tcBorders>
          </w:tcPr>
          <w:p w14:paraId="71BBCE6B" w14:textId="77777777" w:rsidR="00EF6EA2" w:rsidRPr="00D65DD9" w:rsidRDefault="00AD60C7" w:rsidP="00D65DD9">
            <w:pPr>
              <w:pStyle w:val="Compact"/>
              <w:jc w:val="center"/>
              <w:rPr>
                <w:sz w:val="21"/>
                <w:szCs w:val="21"/>
              </w:rPr>
            </w:pPr>
            <w:r w:rsidRPr="00D65DD9">
              <w:rPr>
                <w:sz w:val="21"/>
                <w:szCs w:val="21"/>
              </w:rPr>
              <w:t>RxD3/P0.0, TxD3/P0.1</w:t>
            </w:r>
          </w:p>
        </w:tc>
        <w:tc>
          <w:tcPr>
            <w:tcW w:w="0" w:type="auto"/>
            <w:tcBorders>
              <w:bottom w:val="nil"/>
            </w:tcBorders>
          </w:tcPr>
          <w:p w14:paraId="4CEAD482" w14:textId="77777777" w:rsidR="00EF6EA2" w:rsidRPr="00D65DD9" w:rsidRDefault="00AD60C7" w:rsidP="00D65DD9">
            <w:pPr>
              <w:pStyle w:val="Compact"/>
              <w:jc w:val="center"/>
              <w:rPr>
                <w:sz w:val="21"/>
                <w:szCs w:val="21"/>
              </w:rPr>
            </w:pPr>
            <w:r w:rsidRPr="00D65DD9">
              <w:rPr>
                <w:sz w:val="21"/>
                <w:szCs w:val="21"/>
              </w:rPr>
              <w:t xml:space="preserve">RxD3_2/P5.0, </w:t>
            </w:r>
            <w:r w:rsidRPr="00D65DD9">
              <w:rPr>
                <w:sz w:val="21"/>
                <w:szCs w:val="21"/>
              </w:rPr>
              <w:t>TxD3_2/P5.1</w:t>
            </w:r>
          </w:p>
        </w:tc>
        <w:tc>
          <w:tcPr>
            <w:tcW w:w="0" w:type="auto"/>
            <w:tcBorders>
              <w:bottom w:val="nil"/>
            </w:tcBorders>
          </w:tcPr>
          <w:p w14:paraId="67E75FF5" w14:textId="77777777" w:rsidR="00EF6EA2" w:rsidRPr="00D65DD9" w:rsidRDefault="00AD60C7" w:rsidP="00D65DD9">
            <w:pPr>
              <w:pStyle w:val="Compact"/>
              <w:jc w:val="center"/>
              <w:rPr>
                <w:sz w:val="21"/>
                <w:szCs w:val="21"/>
              </w:rPr>
            </w:pPr>
            <w:r w:rsidRPr="00D65DD9">
              <w:rPr>
                <w:sz w:val="21"/>
                <w:szCs w:val="21"/>
              </w:rPr>
              <w:t>-</w:t>
            </w:r>
          </w:p>
        </w:tc>
      </w:tr>
      <w:tr w:rsidR="001E7BAA" w:rsidRPr="00D65DD9" w14:paraId="571578FC" w14:textId="77777777" w:rsidTr="00D65DD9">
        <w:tc>
          <w:tcPr>
            <w:tcW w:w="0" w:type="auto"/>
            <w:tcBorders>
              <w:top w:val="nil"/>
              <w:bottom w:val="single" w:sz="12" w:space="0" w:color="auto"/>
            </w:tcBorders>
          </w:tcPr>
          <w:p w14:paraId="2138162A" w14:textId="77777777" w:rsidR="00EF6EA2" w:rsidRPr="00D65DD9" w:rsidRDefault="00AD60C7" w:rsidP="00D65DD9">
            <w:pPr>
              <w:pStyle w:val="Compact"/>
              <w:jc w:val="center"/>
              <w:rPr>
                <w:sz w:val="21"/>
                <w:szCs w:val="21"/>
              </w:rPr>
            </w:pPr>
            <w:r w:rsidRPr="00D65DD9">
              <w:rPr>
                <w:sz w:val="21"/>
                <w:szCs w:val="21"/>
              </w:rPr>
              <w:t>UART4</w:t>
            </w:r>
          </w:p>
        </w:tc>
        <w:tc>
          <w:tcPr>
            <w:tcW w:w="0" w:type="auto"/>
            <w:tcBorders>
              <w:top w:val="nil"/>
              <w:bottom w:val="single" w:sz="12" w:space="0" w:color="auto"/>
            </w:tcBorders>
          </w:tcPr>
          <w:p w14:paraId="7FB71395" w14:textId="77777777" w:rsidR="00EF6EA2" w:rsidRPr="00D65DD9" w:rsidRDefault="00AD60C7" w:rsidP="00D65DD9">
            <w:pPr>
              <w:pStyle w:val="Compact"/>
              <w:jc w:val="center"/>
              <w:rPr>
                <w:sz w:val="21"/>
                <w:szCs w:val="21"/>
              </w:rPr>
            </w:pPr>
            <w:r w:rsidRPr="00D65DD9">
              <w:rPr>
                <w:sz w:val="21"/>
                <w:szCs w:val="21"/>
              </w:rPr>
              <w:t>RxD4/P0.2, TxD4/P0.3</w:t>
            </w:r>
          </w:p>
        </w:tc>
        <w:tc>
          <w:tcPr>
            <w:tcW w:w="0" w:type="auto"/>
            <w:tcBorders>
              <w:top w:val="nil"/>
              <w:bottom w:val="single" w:sz="12" w:space="0" w:color="auto"/>
            </w:tcBorders>
          </w:tcPr>
          <w:p w14:paraId="2D774287" w14:textId="77777777" w:rsidR="00EF6EA2" w:rsidRPr="00D65DD9" w:rsidRDefault="00AD60C7" w:rsidP="00D65DD9">
            <w:pPr>
              <w:pStyle w:val="Compact"/>
              <w:jc w:val="center"/>
              <w:rPr>
                <w:sz w:val="21"/>
                <w:szCs w:val="21"/>
              </w:rPr>
            </w:pPr>
            <w:r w:rsidRPr="00D65DD9">
              <w:rPr>
                <w:sz w:val="21"/>
                <w:szCs w:val="21"/>
              </w:rPr>
              <w:t>RxD4_2/P5.2, TxD4_2/P5.3</w:t>
            </w:r>
          </w:p>
        </w:tc>
        <w:tc>
          <w:tcPr>
            <w:tcW w:w="0" w:type="auto"/>
            <w:tcBorders>
              <w:top w:val="nil"/>
              <w:bottom w:val="single" w:sz="12" w:space="0" w:color="auto"/>
            </w:tcBorders>
          </w:tcPr>
          <w:p w14:paraId="533FF136" w14:textId="77777777" w:rsidR="00EF6EA2" w:rsidRPr="00D65DD9" w:rsidRDefault="00AD60C7" w:rsidP="00D65DD9">
            <w:pPr>
              <w:pStyle w:val="Compact"/>
              <w:jc w:val="center"/>
              <w:rPr>
                <w:sz w:val="21"/>
                <w:szCs w:val="21"/>
              </w:rPr>
            </w:pPr>
            <w:r w:rsidRPr="00D65DD9">
              <w:rPr>
                <w:sz w:val="21"/>
                <w:szCs w:val="21"/>
              </w:rPr>
              <w:t>-</w:t>
            </w:r>
          </w:p>
        </w:tc>
      </w:tr>
    </w:tbl>
    <w:p w14:paraId="6DCF499D" w14:textId="77777777" w:rsidR="00EF6EA2" w:rsidRPr="001E7BAA" w:rsidRDefault="00AD60C7">
      <w:pPr>
        <w:pStyle w:val="4"/>
        <w:spacing w:before="120" w:after="120"/>
      </w:pPr>
      <w:bookmarkStart w:id="94" w:name="串口初始化"/>
      <w:r w:rsidRPr="001E7BAA">
        <w:t>串口初始化</w:t>
      </w:r>
    </w:p>
    <w:p w14:paraId="444805B8" w14:textId="0B03714A" w:rsidR="00EF6EA2" w:rsidRPr="001E7BAA" w:rsidRDefault="00AD60C7">
      <w:pPr>
        <w:pStyle w:val="FirstParagraph"/>
        <w:ind w:firstLine="480"/>
      </w:pPr>
      <w:r w:rsidRPr="001E7BAA">
        <w:t>在开发的过程中使用了两个串口通信模块，这两个串口通信模块是有可能同时进行工作的，例如在与上位机（</w:t>
      </w:r>
      <w:r w:rsidRPr="001E7BAA">
        <w:t>PC</w:t>
      </w:r>
      <w:r w:rsidRPr="001E7BAA">
        <w:t>）进行通信的时候</w:t>
      </w:r>
      <w:r w:rsidRPr="001E7BAA">
        <w:t>ESP8266</w:t>
      </w:r>
      <w:r w:rsidRPr="001E7BAA">
        <w:t>向单片机发送了数据。因此我们需要使用两个不同的计时器对串口通信模块进行初始化设置。在本系统中，使用了定时器</w:t>
      </w:r>
      <w:r w:rsidRPr="001E7BAA">
        <w:t>2</w:t>
      </w:r>
      <w:r w:rsidRPr="001E7BAA">
        <w:t>（</w:t>
      </w:r>
      <w:r w:rsidRPr="001E7BAA">
        <w:t>T2</w:t>
      </w:r>
      <w:r w:rsidRPr="001E7BAA">
        <w:t>）对</w:t>
      </w:r>
      <w:r w:rsidRPr="001E7BAA">
        <w:t>UART1</w:t>
      </w:r>
      <w:r w:rsidRPr="001E7BAA">
        <w:t>进行初始化，使用定时器</w:t>
      </w:r>
      <w:r w:rsidRPr="001E7BAA">
        <w:t>4</w:t>
      </w:r>
      <w:r w:rsidRPr="001E7BAA">
        <w:t>（</w:t>
      </w:r>
      <w:r w:rsidRPr="001E7BAA">
        <w:t>T4</w:t>
      </w:r>
      <w:r w:rsidRPr="001E7BAA">
        <w:t>）对</w:t>
      </w:r>
      <w:r w:rsidRPr="001E7BAA">
        <w:t>UART1</w:t>
      </w:r>
      <w:r w:rsidRPr="001E7BAA">
        <w:t>进行初始化。初始化流程如</w:t>
      </w:r>
      <w:r w:rsidRPr="001E7BAA">
        <w:fldChar w:fldCharType="begin"/>
      </w:r>
      <w:r w:rsidRPr="001E7BAA">
        <w:instrText xml:space="preserve">Ref fig-uartinit </w:instrText>
      </w:r>
      <w:r w:rsidRPr="001E7BAA">
        <w:instrText>\r</w:instrText>
      </w:r>
      <w:r w:rsidR="001E7BAA">
        <w:instrText xml:space="preserve"> \* MERGEFORMAT </w:instrText>
      </w:r>
      <w:r w:rsidRPr="001E7BAA">
        <w:fldChar w:fldCharType="separate"/>
      </w:r>
      <w:r w:rsidR="00137210">
        <w:rPr>
          <w:rFonts w:hint="eastAsia"/>
        </w:rPr>
        <w:t>图</w:t>
      </w:r>
      <w:r w:rsidR="00137210">
        <w:rPr>
          <w:rFonts w:hint="eastAsia"/>
        </w:rPr>
        <w:t>4-2</w:t>
      </w:r>
      <w:r w:rsidRPr="001E7BAA">
        <w:fldChar w:fldCharType="end"/>
      </w:r>
      <w:r w:rsidRPr="001E7BAA">
        <w:t>所示：</w:t>
      </w:r>
    </w:p>
    <w:p w14:paraId="1A103D16" w14:textId="77777777" w:rsidR="00EF6EA2" w:rsidRPr="001E7BAA" w:rsidRDefault="00AD60C7">
      <w:pPr>
        <w:pStyle w:val="CaptionedFigure"/>
        <w:spacing w:before="360"/>
      </w:pPr>
      <w:r w:rsidRPr="001E7BAA">
        <w:rPr>
          <w:noProof/>
        </w:rPr>
        <w:lastRenderedPageBreak/>
        <w:drawing>
          <wp:inline distT="0" distB="0" distL="0" distR="0" wp14:anchorId="4B672231" wp14:editId="4E97A02B">
            <wp:extent cx="1562100" cy="4333875"/>
            <wp:effectExtent l="0" t="0" r="0" b="0"/>
            <wp:docPr id="904276639" name="Picture" descr="串口初始化流程"/>
            <wp:cNvGraphicFramePr/>
            <a:graphic xmlns:a="http://schemas.openxmlformats.org/drawingml/2006/main">
              <a:graphicData uri="http://schemas.openxmlformats.org/drawingml/2006/picture">
                <pic:pic xmlns:pic="http://schemas.openxmlformats.org/drawingml/2006/picture">
                  <pic:nvPicPr>
                    <pic:cNvPr id="0" name="Picture" descr="out/uml/uart/uart.svg"/>
                    <pic:cNvPicPr>
                      <a:picLocks noChangeAspect="1" noChangeArrowheads="1"/>
                    </pic:cNvPicPr>
                  </pic:nvPicPr>
                  <pic:blipFill>
                    <a:blip r:embed="rId34">
                      <a:extLst>
                        <a:ext uri="{96DAC541-7B7A-43D3-8B79-37D633B846F1}">
                          <asvg:svgBlip xmlns:asvg="http://schemas.microsoft.com/office/drawing/2016/SVG/main" r:embed="rId35"/>
                        </a:ext>
                      </a:extLst>
                    </a:blip>
                    <a:stretch>
                      <a:fillRect/>
                    </a:stretch>
                  </pic:blipFill>
                  <pic:spPr bwMode="auto">
                    <a:xfrm>
                      <a:off x="0" y="0"/>
                      <a:ext cx="1562100" cy="4333875"/>
                    </a:xfrm>
                    <a:prstGeom prst="rect">
                      <a:avLst/>
                    </a:prstGeom>
                    <a:noFill/>
                    <a:ln w="9525">
                      <a:noFill/>
                      <a:headEnd/>
                      <a:tailEnd/>
                    </a:ln>
                  </pic:spPr>
                </pic:pic>
              </a:graphicData>
            </a:graphic>
          </wp:inline>
        </w:drawing>
      </w:r>
    </w:p>
    <w:p w14:paraId="7C043547" w14:textId="77777777" w:rsidR="00EF6EA2" w:rsidRPr="00476AD3" w:rsidRDefault="00AD60C7" w:rsidP="00476AD3">
      <w:pPr>
        <w:pStyle w:val="ImageCaption"/>
        <w:spacing w:afterLines="0" w:line="300" w:lineRule="auto"/>
        <w:rPr>
          <w:sz w:val="21"/>
          <w:szCs w:val="21"/>
        </w:rPr>
      </w:pPr>
      <w:bookmarkStart w:id="95" w:name="fig-uartinit"/>
      <w:r w:rsidRPr="00476AD3">
        <w:rPr>
          <w:sz w:val="21"/>
          <w:szCs w:val="21"/>
        </w:rPr>
        <w:t>串口初始化流程</w:t>
      </w:r>
      <w:bookmarkEnd w:id="95"/>
    </w:p>
    <w:p w14:paraId="487CDF27" w14:textId="77777777" w:rsidR="00EF6EA2" w:rsidRPr="001E7BAA" w:rsidRDefault="00AD60C7">
      <w:pPr>
        <w:pStyle w:val="a0"/>
        <w:ind w:firstLine="480"/>
      </w:pPr>
      <w:r w:rsidRPr="001E7BAA">
        <w:t>这里以与</w:t>
      </w:r>
      <w:r w:rsidRPr="001E7BAA">
        <w:t>ESP8266</w:t>
      </w:r>
      <w:r w:rsidRPr="001E7BAA">
        <w:t>连接的</w:t>
      </w:r>
      <w:r w:rsidRPr="001E7BAA">
        <w:t>UART4</w:t>
      </w:r>
      <w:r w:rsidRPr="001E7BAA">
        <w:t>串口的初始化为例，说明对</w:t>
      </w:r>
      <w:r w:rsidRPr="001E7BAA">
        <w:t>UART</w:t>
      </w:r>
      <w:r w:rsidRPr="001E7BAA">
        <w:t>串口的初始化过程：</w:t>
      </w:r>
    </w:p>
    <w:p w14:paraId="7989A678" w14:textId="77777777" w:rsidR="00EF6EA2" w:rsidRPr="001E7BAA" w:rsidRDefault="00AD60C7">
      <w:pPr>
        <w:numPr>
          <w:ilvl w:val="0"/>
          <w:numId w:val="11"/>
        </w:numPr>
      </w:pPr>
      <w:r w:rsidRPr="001E7BAA">
        <w:t>在设置引脚功能处，设置</w:t>
      </w:r>
      <w:r w:rsidRPr="001E7BAA">
        <w:t>P_SW2</w:t>
      </w:r>
      <w:r w:rsidRPr="001E7BAA">
        <w:t>寄存器的</w:t>
      </w:r>
      <w:r w:rsidRPr="001E7BAA">
        <w:t>S4_S0</w:t>
      </w:r>
      <w:r w:rsidRPr="001E7BAA">
        <w:t>位，用于选择</w:t>
      </w:r>
      <w:r w:rsidRPr="001E7BAA">
        <w:t>UART4</w:t>
      </w:r>
      <w:r w:rsidRPr="001E7BAA">
        <w:t>的引脚功能。在这里，将其设置为</w:t>
      </w:r>
      <w:r w:rsidRPr="001E7BAA">
        <w:t>1</w:t>
      </w:r>
      <w:r w:rsidRPr="001E7BAA">
        <w:t>，以选择引脚</w:t>
      </w:r>
      <w:r w:rsidRPr="001E7BAA">
        <w:t>P5.2</w:t>
      </w:r>
      <w:r w:rsidRPr="001E7BAA">
        <w:t>作为</w:t>
      </w:r>
      <w:r w:rsidRPr="001E7BAA">
        <w:t>UART4</w:t>
      </w:r>
      <w:r w:rsidRPr="001E7BAA">
        <w:t>的接收线（</w:t>
      </w:r>
      <w:r w:rsidRPr="001E7BAA">
        <w:t>RxD4_2</w:t>
      </w:r>
      <w:r w:rsidRPr="001E7BAA">
        <w:t>）和引脚</w:t>
      </w:r>
      <w:r w:rsidRPr="001E7BAA">
        <w:t>P5.3</w:t>
      </w:r>
      <w:r w:rsidRPr="001E7BAA">
        <w:t>作为</w:t>
      </w:r>
      <w:r w:rsidRPr="001E7BAA">
        <w:t>UART4</w:t>
      </w:r>
      <w:r w:rsidRPr="001E7BAA">
        <w:t>的发送线（</w:t>
      </w:r>
      <w:r w:rsidRPr="001E7BAA">
        <w:t>TxD4_2</w:t>
      </w:r>
      <w:r w:rsidRPr="001E7BAA">
        <w:t>）；</w:t>
      </w:r>
    </w:p>
    <w:p w14:paraId="30C4387D" w14:textId="77777777" w:rsidR="00EF6EA2" w:rsidRPr="001E7BAA" w:rsidRDefault="00AD60C7">
      <w:pPr>
        <w:numPr>
          <w:ilvl w:val="0"/>
          <w:numId w:val="11"/>
        </w:numPr>
      </w:pPr>
      <w:r w:rsidRPr="001E7BAA">
        <w:t>配置</w:t>
      </w:r>
      <w:r w:rsidRPr="001E7BAA">
        <w:t>UART</w:t>
      </w:r>
      <w:r w:rsidRPr="001E7BAA">
        <w:t>控制寄存器，设置</w:t>
      </w:r>
      <w:r w:rsidRPr="001E7BAA">
        <w:t>chuankou4</w:t>
      </w:r>
      <w:r w:rsidRPr="001E7BAA">
        <w:t>控制寄存器（</w:t>
      </w:r>
      <w:r w:rsidRPr="001E7BAA">
        <w:t>S4CON</w:t>
      </w:r>
      <w:r w:rsidRPr="001E7BAA">
        <w:t>寄存器）的内容来控制串口</w:t>
      </w:r>
      <w:r w:rsidRPr="001E7BAA">
        <w:t>4</w:t>
      </w:r>
      <w:r w:rsidRPr="001E7BAA">
        <w:t>的通信格式，以使其支持</w:t>
      </w:r>
      <w:r w:rsidRPr="001E7BAA">
        <w:t>8</w:t>
      </w:r>
      <w:r w:rsidRPr="001E7BAA">
        <w:t>位可变波特率模式；</w:t>
      </w:r>
    </w:p>
    <w:p w14:paraId="72B7E6A7" w14:textId="46669594" w:rsidR="00EF6EA2" w:rsidRPr="001E7BAA" w:rsidRDefault="00AD60C7">
      <w:pPr>
        <w:numPr>
          <w:ilvl w:val="0"/>
          <w:numId w:val="11"/>
        </w:numPr>
      </w:pPr>
      <w:r w:rsidRPr="001E7BAA">
        <w:t>开始配置串口</w:t>
      </w:r>
      <w:r w:rsidRPr="001E7BAA">
        <w:t>4</w:t>
      </w:r>
      <w:r w:rsidRPr="001E7BAA">
        <w:t>所需要的定时器</w:t>
      </w:r>
      <w:r w:rsidRPr="001E7BAA">
        <w:t>4</w:t>
      </w:r>
      <w:r w:rsidRPr="001E7BAA">
        <w:t>。根据所需的波特率（</w:t>
      </w:r>
      <w:r w:rsidRPr="001E7BAA">
        <w:t>BAUD</w:t>
      </w:r>
      <w:r w:rsidRPr="001E7BAA">
        <w:t>）和系统主频（</w:t>
      </w:r>
      <w:proofErr w:type="spellStart"/>
      <w:r w:rsidRPr="001E7BAA">
        <w:t>MAIN_Fosc</w:t>
      </w:r>
      <w:proofErr w:type="spellEnd"/>
      <w:r w:rsidRPr="001E7BAA">
        <w:t>）计算并设置定时器</w:t>
      </w:r>
      <w:r w:rsidRPr="001E7BAA">
        <w:t>4</w:t>
      </w:r>
      <w:r w:rsidRPr="001E7BAA">
        <w:t>的低</w:t>
      </w:r>
      <w:r w:rsidRPr="001E7BAA">
        <w:t>8</w:t>
      </w:r>
      <w:r w:rsidRPr="001E7BAA">
        <w:t>位与高</w:t>
      </w:r>
      <w:r w:rsidRPr="001E7BAA">
        <w:t>8</w:t>
      </w:r>
      <w:r w:rsidRPr="001E7BAA">
        <w:t>位重装值，低</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eq-t4low</w:instrText>
      </w:r>
      <w:r w:rsidR="001E7BAA">
        <w:instrText xml:space="preserve"> \* MERGEFORMAT </w:instrText>
      </w:r>
      <w:r w:rsidRPr="001E7BAA">
        <w:fldChar w:fldCharType="separate"/>
      </w:r>
      <w:r w:rsidR="00137210" w:rsidRPr="001E7BAA">
        <w:t>(</w:t>
      </w:r>
      <w:r w:rsidR="00137210">
        <w:rPr>
          <w:noProof/>
        </w:rPr>
        <w:t>2</w:t>
      </w:r>
      <w:r w:rsidR="00137210" w:rsidRPr="001E7BAA">
        <w:rPr>
          <w:noProof/>
        </w:rPr>
        <w:t>.</w:t>
      </w:r>
      <w:r w:rsidR="00137210">
        <w:rPr>
          <w:noProof/>
        </w:rPr>
        <w:t>1</w:t>
      </w:r>
      <w:r w:rsidR="00137210" w:rsidRPr="001E7BAA">
        <w:t>)</w:t>
      </w:r>
      <w:r w:rsidRPr="001E7BAA">
        <w:fldChar w:fldCharType="end"/>
      </w:r>
      <w:r w:rsidRPr="001E7BAA">
        <w:t>所示，高</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eq-t4high</w:instrText>
      </w:r>
      <w:r w:rsidR="001E7BAA">
        <w:instrText xml:space="preserve"> \* MERGEFORMAT </w:instrText>
      </w:r>
      <w:r w:rsidRPr="001E7BAA">
        <w:fldChar w:fldCharType="separate"/>
      </w:r>
      <w:r w:rsidR="00137210" w:rsidRPr="001E7BAA">
        <w:t>(</w:t>
      </w:r>
      <w:r w:rsidR="00137210">
        <w:rPr>
          <w:noProof/>
        </w:rPr>
        <w:t>2</w:t>
      </w:r>
      <w:r w:rsidR="00137210" w:rsidRPr="001E7BAA">
        <w:rPr>
          <w:noProof/>
        </w:rPr>
        <w:t>.</w:t>
      </w:r>
      <w:r w:rsidR="00137210">
        <w:rPr>
          <w:noProof/>
        </w:rPr>
        <w:t>2</w:t>
      </w:r>
      <w:r w:rsidR="00137210" w:rsidRPr="001E7BAA">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895"/>
        <w:gridCol w:w="676"/>
      </w:tblGrid>
      <w:tr w:rsidR="001E7BAA" w:rsidRPr="001E7BAA" w14:paraId="2EA90BC0" w14:textId="77777777" w:rsidTr="003C72FB">
        <w:tc>
          <w:tcPr>
            <w:tcW w:w="95" w:type="pct"/>
          </w:tcPr>
          <w:p w14:paraId="14188D4E" w14:textId="77777777" w:rsidR="00EF6EA2" w:rsidRPr="001E7BAA" w:rsidRDefault="00AD60C7">
            <w:pPr>
              <w:pStyle w:val="Equation"/>
              <w:spacing w:before="240" w:after="240"/>
            </w:pPr>
            <m:oMathPara>
              <m:oMathParaPr>
                <m:jc m:val="center"/>
              </m:oMathParaPr>
              <m:oMath>
                <m:r>
                  <w:rPr>
                    <w:rFonts w:ascii="Cambria Math" w:hAnsi="Cambria Math"/>
                  </w:rPr>
                  <m:t>T</m:t>
                </m:r>
                <m:r>
                  <w:rPr>
                    <w:rFonts w:ascii="Cambria Math" w:hAnsi="Cambria Math"/>
                  </w:rPr>
                  <m:t>4</m:t>
                </m:r>
                <m:r>
                  <w:rPr>
                    <w:rFonts w:ascii="Cambria Math" w:hAnsi="Cambria Math"/>
                  </w:rPr>
                  <m:t>L</m:t>
                </m:r>
                <m:r>
                  <w:rPr>
                    <w:rFonts w:ascii="Cambria Math" w:hAnsi="Cambria Math"/>
                  </w:rPr>
                  <m:t>=(65536-</m:t>
                </m:r>
                <m:d>
                  <m:dPr>
                    <m:ctrlPr>
                      <w:rPr>
                        <w:rFonts w:ascii="Cambria Math" w:hAnsi="Cambria Math"/>
                      </w:rPr>
                    </m:ctrlPr>
                  </m:dPr>
                  <m:e>
                    <m:f>
                      <m:fPr>
                        <m:ctrlPr>
                          <w:rPr>
                            <w:rFonts w:ascii="Cambria Math" w:hAnsi="Cambria Math"/>
                          </w:rPr>
                        </m:ctrlPr>
                      </m:fPr>
                      <m:num>
                        <m:r>
                          <m:rPr>
                            <m:nor/>
                          </m:rPr>
                          <m:t>MAIN_Fosc</m:t>
                        </m:r>
                      </m:num>
                      <m:den>
                        <m:r>
                          <w:rPr>
                            <w:rFonts w:ascii="Cambria Math" w:hAnsi="Cambria Math"/>
                          </w:rPr>
                          <m:t>4×</m:t>
                        </m:r>
                        <m:r>
                          <m:rPr>
                            <m:nor/>
                          </m:rPr>
                          <m:t>BAUD</m:t>
                        </m:r>
                      </m:den>
                    </m:f>
                  </m:e>
                </m:d>
                <m:r>
                  <w:rPr>
                    <w:rFonts w:ascii="Cambria Math" w:hAnsi="Cambria Math"/>
                  </w:rPr>
                  <m:t>)</m:t>
                </m:r>
              </m:oMath>
            </m:oMathPara>
          </w:p>
        </w:tc>
        <w:tc>
          <w:tcPr>
            <w:tcW w:w="5" w:type="pct"/>
          </w:tcPr>
          <w:p w14:paraId="0CF1ADE6" w14:textId="3A1EA281" w:rsidR="00EF6EA2" w:rsidRPr="001E7BAA" w:rsidRDefault="00AD60C7">
            <w:pPr>
              <w:pStyle w:val="EquationCaption"/>
              <w:jc w:val="right"/>
            </w:pPr>
            <w:bookmarkStart w:id="96" w:name="eq-t4low"/>
            <w:r w:rsidRPr="001E7BAA">
              <w:t>(</w:t>
            </w:r>
            <w:r w:rsidRPr="001E7BAA">
              <w:fldChar w:fldCharType="begin"/>
            </w:r>
            <w:r w:rsidRPr="001E7BAA">
              <w:instrText>=</w:instrText>
            </w:r>
            <w:r>
              <w:fldChar w:fldCharType="begin"/>
            </w:r>
            <w:r>
              <w:instrText>Section \* MergeFormat</w:instrText>
            </w:r>
            <w:r>
              <w:fldChar w:fldCharType="separate"/>
            </w:r>
            <w:r w:rsidR="00137210">
              <w:instrText>6</w:instrText>
            </w:r>
            <w:r>
              <w:fldChar w:fldCharType="end"/>
            </w:r>
            <w:r w:rsidRPr="001E7BAA">
              <w:instrText>-4</w:instrText>
            </w:r>
            <w:r w:rsidRPr="001E7BAA">
              <w:fldChar w:fldCharType="separate"/>
            </w:r>
            <w:r w:rsidR="00137210">
              <w:rPr>
                <w:noProof/>
              </w:rPr>
              <w:t>2</w:t>
            </w:r>
            <w:r w:rsidRPr="001E7BAA">
              <w:fldChar w:fldCharType="end"/>
            </w:r>
            <w:r w:rsidRPr="001E7BAA">
              <w:t>.</w:t>
            </w:r>
            <w:r w:rsidRPr="001E7BAA">
              <w:fldChar w:fldCharType="begin"/>
            </w:r>
            <w:r w:rsidRPr="001E7BAA">
              <w:instrText>Seq equations</w:instrText>
            </w:r>
            <w:r w:rsidRPr="001E7BAA">
              <w:fldChar w:fldCharType="separate"/>
            </w:r>
            <w:r w:rsidR="00137210">
              <w:rPr>
                <w:noProof/>
              </w:rPr>
              <w:t>1</w:t>
            </w:r>
            <w:r w:rsidRPr="001E7BAA">
              <w:fldChar w:fldCharType="end"/>
            </w:r>
            <w:r w:rsidRPr="001E7BAA">
              <w:t>)</w:t>
            </w:r>
            <w:bookmarkEnd w:id="96"/>
          </w:p>
        </w:tc>
      </w:tr>
    </w:tbl>
    <w:p w14:paraId="26348B42" w14:textId="77777777" w:rsidR="00EF6EA2" w:rsidRPr="001E7BAA" w:rsidRDefault="00EF6EA2"/>
    <w:tbl>
      <w:tblPr>
        <w:tblStyle w:val="Table"/>
        <w:tblW w:w="5000" w:type="pct"/>
        <w:tblBorders>
          <w:top w:val="none" w:sz="0" w:space="0" w:color="auto"/>
          <w:bottom w:val="none" w:sz="0" w:space="0" w:color="auto"/>
        </w:tblBorders>
        <w:tblLook w:val="0000" w:firstRow="0" w:lastRow="0" w:firstColumn="0" w:lastColumn="0" w:noHBand="0" w:noVBand="0"/>
      </w:tblPr>
      <w:tblGrid>
        <w:gridCol w:w="8895"/>
        <w:gridCol w:w="676"/>
      </w:tblGrid>
      <w:tr w:rsidR="001E7BAA" w:rsidRPr="001E7BAA" w14:paraId="28A6783D" w14:textId="77777777" w:rsidTr="003C72FB">
        <w:tc>
          <w:tcPr>
            <w:tcW w:w="95" w:type="pct"/>
          </w:tcPr>
          <w:p w14:paraId="48CF39E5" w14:textId="77777777" w:rsidR="00EF6EA2" w:rsidRPr="001E7BAA" w:rsidRDefault="00AD60C7">
            <w:pPr>
              <w:pStyle w:val="Equation"/>
              <w:spacing w:before="240" w:after="240"/>
            </w:pPr>
            <m:oMathPara>
              <m:oMathParaPr>
                <m:jc m:val="center"/>
              </m:oMathParaPr>
              <m:oMath>
                <m:r>
                  <w:rPr>
                    <w:rFonts w:ascii="Cambria Math" w:hAnsi="Cambria Math"/>
                  </w:rPr>
                  <m:t>T</m:t>
                </m:r>
                <m:r>
                  <w:rPr>
                    <w:rFonts w:ascii="Cambria Math" w:hAnsi="Cambria Math"/>
                  </w:rPr>
                  <m:t>4</m:t>
                </m:r>
                <m:r>
                  <w:rPr>
                    <w:rFonts w:ascii="Cambria Math" w:hAnsi="Cambria Math"/>
                  </w:rPr>
                  <m:t>H</m:t>
                </m:r>
                <m:r>
                  <w:rPr>
                    <w:rFonts w:ascii="Cambria Math" w:hAnsi="Cambria Math"/>
                  </w:rPr>
                  <m:t>=(65536-</m:t>
                </m:r>
                <m:d>
                  <m:dPr>
                    <m:ctrlPr>
                      <w:rPr>
                        <w:rFonts w:ascii="Cambria Math" w:hAnsi="Cambria Math"/>
                      </w:rPr>
                    </m:ctrlPr>
                  </m:dPr>
                  <m:e>
                    <m:f>
                      <m:fPr>
                        <m:ctrlPr>
                          <w:rPr>
                            <w:rFonts w:ascii="Cambria Math" w:hAnsi="Cambria Math"/>
                          </w:rPr>
                        </m:ctrlPr>
                      </m:fPr>
                      <m:num>
                        <m:r>
                          <m:rPr>
                            <m:nor/>
                          </m:rPr>
                          <m:t>MAIN_Fosc</m:t>
                        </m:r>
                      </m:num>
                      <m:den>
                        <m:r>
                          <w:rPr>
                            <w:rFonts w:ascii="Cambria Math" w:hAnsi="Cambria Math"/>
                          </w:rPr>
                          <m:t>4×</m:t>
                        </m:r>
                        <m:r>
                          <m:rPr>
                            <m:nor/>
                          </m:rPr>
                          <m:t>BAUD</m:t>
                        </m:r>
                      </m:den>
                    </m:f>
                  </m:e>
                </m:d>
                <m:r>
                  <w:rPr>
                    <w:rFonts w:ascii="Cambria Math" w:hAnsi="Cambria Math"/>
                  </w:rPr>
                  <m:t>)&gt;&gt;8</m:t>
                </m:r>
              </m:oMath>
            </m:oMathPara>
          </w:p>
        </w:tc>
        <w:tc>
          <w:tcPr>
            <w:tcW w:w="5" w:type="pct"/>
          </w:tcPr>
          <w:p w14:paraId="50ECD4A4" w14:textId="48C1F663" w:rsidR="00EF6EA2" w:rsidRPr="001E7BAA" w:rsidRDefault="00AD60C7">
            <w:pPr>
              <w:pStyle w:val="EquationCaption"/>
              <w:jc w:val="right"/>
            </w:pPr>
            <w:bookmarkStart w:id="97" w:name="eq-t4high"/>
            <w:r w:rsidRPr="001E7BAA">
              <w:t>(</w:t>
            </w:r>
            <w:r w:rsidRPr="001E7BAA">
              <w:fldChar w:fldCharType="begin"/>
            </w:r>
            <w:r w:rsidRPr="001E7BAA">
              <w:instrText>=</w:instrText>
            </w:r>
            <w:r>
              <w:fldChar w:fldCharType="begin"/>
            </w:r>
            <w:r>
              <w:instrText>Section \* MergeFormat</w:instrText>
            </w:r>
            <w:r>
              <w:fldChar w:fldCharType="separate"/>
            </w:r>
            <w:r w:rsidR="00137210">
              <w:instrText>6</w:instrText>
            </w:r>
            <w:r>
              <w:fldChar w:fldCharType="end"/>
            </w:r>
            <w:r w:rsidRPr="001E7BAA">
              <w:instrText>-4</w:instrText>
            </w:r>
            <w:r w:rsidRPr="001E7BAA">
              <w:fldChar w:fldCharType="separate"/>
            </w:r>
            <w:r w:rsidR="00137210">
              <w:rPr>
                <w:noProof/>
              </w:rPr>
              <w:t>2</w:t>
            </w:r>
            <w:r w:rsidRPr="001E7BAA">
              <w:fldChar w:fldCharType="end"/>
            </w:r>
            <w:r w:rsidRPr="001E7BAA">
              <w:t>.</w:t>
            </w:r>
            <w:r w:rsidRPr="001E7BAA">
              <w:fldChar w:fldCharType="begin"/>
            </w:r>
            <w:r w:rsidRPr="001E7BAA">
              <w:instrText>Seq equations</w:instrText>
            </w:r>
            <w:r w:rsidRPr="001E7BAA">
              <w:fldChar w:fldCharType="separate"/>
            </w:r>
            <w:r w:rsidR="00137210">
              <w:rPr>
                <w:noProof/>
              </w:rPr>
              <w:t>2</w:t>
            </w:r>
            <w:r w:rsidRPr="001E7BAA">
              <w:fldChar w:fldCharType="end"/>
            </w:r>
            <w:r w:rsidRPr="001E7BAA">
              <w:t>)</w:t>
            </w:r>
            <w:bookmarkEnd w:id="97"/>
          </w:p>
        </w:tc>
      </w:tr>
    </w:tbl>
    <w:p w14:paraId="155F7BC7" w14:textId="77777777" w:rsidR="00EF6EA2" w:rsidRPr="001E7BAA" w:rsidRDefault="00EF6EA2"/>
    <w:p w14:paraId="38D1518D" w14:textId="77777777" w:rsidR="00EF6EA2" w:rsidRPr="001E7BAA" w:rsidRDefault="00AD60C7">
      <w:pPr>
        <w:numPr>
          <w:ilvl w:val="0"/>
          <w:numId w:val="12"/>
        </w:numPr>
      </w:pPr>
      <w:r w:rsidRPr="001E7BAA">
        <w:t>设置定时器工作模式。对</w:t>
      </w:r>
      <w:r w:rsidRPr="001E7BAA">
        <w:t>UART</w:t>
      </w:r>
      <w:r w:rsidRPr="001E7BAA">
        <w:t>串口所需定时器进行初始化时使用</w:t>
      </w:r>
      <w:r w:rsidRPr="001E7BAA">
        <w:t>1T</w:t>
      </w:r>
      <w:r w:rsidRPr="001E7BAA">
        <w:t>模式，</w:t>
      </w:r>
      <w:r w:rsidRPr="001E7BAA">
        <w:t>1T</w:t>
      </w:r>
      <w:r w:rsidRPr="001E7BAA">
        <w:t>模式表示每个时钟周期为一个机器周期，这意味着定时器</w:t>
      </w:r>
      <w:r w:rsidRPr="001E7BAA">
        <w:t>4</w:t>
      </w:r>
      <w:r w:rsidRPr="001E7BAA">
        <w:t>的计数器将以系统主频的速度递增；</w:t>
      </w:r>
    </w:p>
    <w:p w14:paraId="513259C0" w14:textId="77777777" w:rsidR="00EF6EA2" w:rsidRPr="001E7BAA" w:rsidRDefault="00AD60C7">
      <w:pPr>
        <w:numPr>
          <w:ilvl w:val="0"/>
          <w:numId w:val="12"/>
        </w:numPr>
      </w:pPr>
      <w:r w:rsidRPr="001E7BAA">
        <w:t>启动定时器</w:t>
      </w:r>
      <w:r w:rsidRPr="001E7BAA">
        <w:t>4</w:t>
      </w:r>
      <w:r w:rsidRPr="001E7BAA">
        <w:t>的计时；</w:t>
      </w:r>
    </w:p>
    <w:p w14:paraId="13A9F830" w14:textId="77777777" w:rsidR="00EF6EA2" w:rsidRPr="001E7BAA" w:rsidRDefault="00AD60C7">
      <w:pPr>
        <w:numPr>
          <w:ilvl w:val="0"/>
          <w:numId w:val="12"/>
        </w:numPr>
      </w:pPr>
      <w:r w:rsidRPr="001E7BAA">
        <w:t>使能</w:t>
      </w:r>
      <w:r w:rsidRPr="001E7BAA">
        <w:t>UART4</w:t>
      </w:r>
      <w:r w:rsidRPr="001E7BAA">
        <w:t>中断，具体来说是使能</w:t>
      </w:r>
      <w:r w:rsidRPr="001E7BAA">
        <w:t>UART4</w:t>
      </w:r>
      <w:r w:rsidRPr="001E7BAA">
        <w:t>的接收中断；</w:t>
      </w:r>
    </w:p>
    <w:p w14:paraId="7AA31051" w14:textId="77777777" w:rsidR="00EF6EA2" w:rsidRPr="001E7BAA" w:rsidRDefault="00AD60C7">
      <w:pPr>
        <w:numPr>
          <w:ilvl w:val="0"/>
          <w:numId w:val="12"/>
        </w:numPr>
      </w:pPr>
      <w:r w:rsidRPr="001E7BAA">
        <w:t>开启总中断允许位，允许中断请求；</w:t>
      </w:r>
    </w:p>
    <w:p w14:paraId="5CB5ED2F" w14:textId="77777777" w:rsidR="00EF6EA2" w:rsidRPr="001E7BAA" w:rsidRDefault="00AD60C7">
      <w:pPr>
        <w:pStyle w:val="FirstParagraph"/>
        <w:ind w:firstLine="480"/>
      </w:pPr>
      <w:r w:rsidRPr="001E7BAA">
        <w:t>以上配置中包括引脚选择、波特率设置、定时器配置和中断使能。通过这些配置，</w:t>
      </w:r>
      <w:r w:rsidRPr="001E7BAA">
        <w:t>UART4</w:t>
      </w:r>
      <w:r w:rsidRPr="001E7BAA">
        <w:t>就准备好在后续的操作。</w:t>
      </w:r>
    </w:p>
    <w:p w14:paraId="4A59045B" w14:textId="77777777" w:rsidR="00EF6EA2" w:rsidRPr="001E7BAA" w:rsidRDefault="00AD60C7">
      <w:pPr>
        <w:pStyle w:val="4"/>
        <w:spacing w:before="120" w:after="120"/>
      </w:pPr>
      <w:bookmarkStart w:id="98" w:name="串口发送字符串数据"/>
      <w:bookmarkEnd w:id="94"/>
      <w:r w:rsidRPr="001E7BAA">
        <w:t>串口发送</w:t>
      </w:r>
      <w:commentRangeStart w:id="99"/>
      <w:r w:rsidRPr="001E7BAA">
        <w:t>字符串数据</w:t>
      </w:r>
      <w:commentRangeEnd w:id="99"/>
      <w:r w:rsidR="008A3FCA">
        <w:rPr>
          <w:rStyle w:val="af5"/>
          <w:rFonts w:ascii="Times New Roman" w:eastAsia="宋体" w:hAnsi="Times New Roman" w:cs="Times New Roman"/>
          <w:bCs w:val="0"/>
        </w:rPr>
        <w:commentReference w:id="99"/>
      </w:r>
    </w:p>
    <w:p w14:paraId="5409008F" w14:textId="591FE0B6" w:rsidR="00EF6EA2" w:rsidRPr="001E7BAA" w:rsidRDefault="00AD60C7">
      <w:pPr>
        <w:pStyle w:val="FirstParagraph"/>
        <w:ind w:firstLine="480"/>
      </w:pPr>
      <w:r w:rsidRPr="001E7BAA">
        <w:t>本系统中使用串口发送的数据为字符串数据，包括</w:t>
      </w:r>
      <w:r w:rsidRPr="001E7BAA">
        <w:t>AT</w:t>
      </w:r>
      <w:r w:rsidRPr="001E7BAA">
        <w:t>命令以及</w:t>
      </w:r>
      <w:r w:rsidRPr="001E7BAA">
        <w:t>MQTT</w:t>
      </w:r>
      <w:r w:rsidRPr="001E7BAA">
        <w:t>通信报文。发送字符串数据的前提为</w:t>
      </w:r>
      <w:r w:rsidRPr="001E7BAA">
        <w:t>UART</w:t>
      </w:r>
      <w:r w:rsidRPr="001E7BAA">
        <w:t>串口能够发送字符数据。</w:t>
      </w:r>
      <w:r w:rsidRPr="001E7BAA">
        <w:fldChar w:fldCharType="begin"/>
      </w:r>
      <w:r w:rsidRPr="001E7BAA">
        <w:instrText>Ref fig-uartsendchar \r</w:instrText>
      </w:r>
      <w:r w:rsidR="001E7BAA">
        <w:instrText xml:space="preserve"> \* MERGEFORMAT </w:instrText>
      </w:r>
      <w:r w:rsidRPr="001E7BAA">
        <w:fldChar w:fldCharType="separate"/>
      </w:r>
      <w:r w:rsidR="00137210">
        <w:rPr>
          <w:rFonts w:hint="eastAsia"/>
        </w:rPr>
        <w:t>图</w:t>
      </w:r>
      <w:r w:rsidR="00137210">
        <w:rPr>
          <w:rFonts w:hint="eastAsia"/>
        </w:rPr>
        <w:t>4-3</w:t>
      </w:r>
      <w:r w:rsidRPr="001E7BAA">
        <w:fldChar w:fldCharType="end"/>
      </w:r>
      <w:r w:rsidRPr="001E7BAA">
        <w:t>展示了串口发送字符数据的流程：</w:t>
      </w:r>
    </w:p>
    <w:p w14:paraId="78673E32" w14:textId="77777777" w:rsidR="00EF6EA2" w:rsidRPr="001E7BAA" w:rsidRDefault="00AD60C7">
      <w:pPr>
        <w:pStyle w:val="CaptionedFigure"/>
        <w:spacing w:before="360"/>
      </w:pPr>
      <w:commentRangeStart w:id="100"/>
      <w:r w:rsidRPr="001E7BAA">
        <w:rPr>
          <w:noProof/>
        </w:rPr>
        <w:drawing>
          <wp:inline distT="0" distB="0" distL="0" distR="0" wp14:anchorId="29E880D1" wp14:editId="7F3C2FFD">
            <wp:extent cx="1915200" cy="4820400"/>
            <wp:effectExtent l="0" t="0" r="0" b="0"/>
            <wp:docPr id="2062655900" name="Picture" descr="UART发送字符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uartsendchar/uartsendchar.svg"/>
                    <pic:cNvPicPr>
                      <a:picLocks noChangeAspect="1" noChangeArrowheads="1"/>
                    </pic:cNvPicPr>
                  </pic:nvPicPr>
                  <pic:blipFill>
                    <a:blip r:embed="rId36">
                      <a:extLst>
                        <a:ext uri="{96DAC541-7B7A-43D3-8B79-37D633B846F1}">
                          <asvg:svgBlip xmlns:asvg="http://schemas.microsoft.com/office/drawing/2016/SVG/main" r:embed="rId37"/>
                        </a:ext>
                      </a:extLst>
                    </a:blip>
                    <a:stretch>
                      <a:fillRect/>
                    </a:stretch>
                  </pic:blipFill>
                  <pic:spPr bwMode="auto">
                    <a:xfrm>
                      <a:off x="0" y="0"/>
                      <a:ext cx="1915200" cy="4820400"/>
                    </a:xfrm>
                    <a:prstGeom prst="rect">
                      <a:avLst/>
                    </a:prstGeom>
                    <a:noFill/>
                    <a:ln w="9525">
                      <a:noFill/>
                      <a:headEnd/>
                      <a:tailEnd/>
                    </a:ln>
                  </pic:spPr>
                </pic:pic>
              </a:graphicData>
            </a:graphic>
          </wp:inline>
        </w:drawing>
      </w:r>
      <w:commentRangeEnd w:id="100"/>
      <w:r w:rsidR="00743B63">
        <w:rPr>
          <w:rStyle w:val="af5"/>
        </w:rPr>
        <w:commentReference w:id="100"/>
      </w:r>
    </w:p>
    <w:p w14:paraId="2BC9F29C" w14:textId="77777777" w:rsidR="00EF6EA2" w:rsidRPr="00476AD3" w:rsidRDefault="00AD60C7" w:rsidP="00476AD3">
      <w:pPr>
        <w:pStyle w:val="ImageCaption"/>
        <w:spacing w:afterLines="0" w:line="300" w:lineRule="auto"/>
        <w:rPr>
          <w:sz w:val="21"/>
          <w:szCs w:val="21"/>
        </w:rPr>
      </w:pPr>
      <w:bookmarkStart w:id="101" w:name="fig-uartsendchar"/>
      <w:r w:rsidRPr="00476AD3">
        <w:rPr>
          <w:sz w:val="21"/>
          <w:szCs w:val="21"/>
        </w:rPr>
        <w:t>UART</w:t>
      </w:r>
      <w:r w:rsidRPr="00476AD3">
        <w:rPr>
          <w:sz w:val="21"/>
          <w:szCs w:val="21"/>
        </w:rPr>
        <w:t>发送字符数据</w:t>
      </w:r>
      <w:bookmarkEnd w:id="101"/>
    </w:p>
    <w:p w14:paraId="4BADA125" w14:textId="0FABCCD8" w:rsidR="003C72FB" w:rsidRPr="001E7BAA" w:rsidRDefault="003C72FB" w:rsidP="003C72FB">
      <w:pPr>
        <w:pStyle w:val="a0"/>
        <w:ind w:firstLine="480"/>
      </w:pPr>
      <w:r w:rsidRPr="001E7BAA">
        <w:lastRenderedPageBreak/>
        <w:t>在完成对串口发送字符数据的开发后，对串口发送字符串数据的开发则变为调用串口发送字符数据函数，具体实现流程图如</w:t>
      </w:r>
      <w:r w:rsidRPr="001E7BAA">
        <w:fldChar w:fldCharType="begin"/>
      </w:r>
      <w:r w:rsidRPr="001E7BAA">
        <w:instrText>Ref fig-uartsendstring \r</w:instrText>
      </w:r>
      <w:r w:rsidR="001E7BAA">
        <w:instrText xml:space="preserve"> \* MERGEFORMAT </w:instrText>
      </w:r>
      <w:r w:rsidRPr="001E7BAA">
        <w:fldChar w:fldCharType="separate"/>
      </w:r>
      <w:r w:rsidR="00137210">
        <w:rPr>
          <w:rFonts w:hint="eastAsia"/>
        </w:rPr>
        <w:t>图</w:t>
      </w:r>
      <w:r w:rsidR="00137210">
        <w:rPr>
          <w:rFonts w:hint="eastAsia"/>
        </w:rPr>
        <w:t>4-4</w:t>
      </w:r>
      <w:r w:rsidRPr="001E7BAA">
        <w:fldChar w:fldCharType="end"/>
      </w:r>
      <w:r w:rsidRPr="001E7BAA">
        <w:t>所示：</w:t>
      </w:r>
    </w:p>
    <w:p w14:paraId="5F0BF83C" w14:textId="77777777" w:rsidR="003C72FB" w:rsidRPr="001E7BAA" w:rsidRDefault="003C72FB" w:rsidP="003C72FB">
      <w:pPr>
        <w:pStyle w:val="CaptionedFigure"/>
        <w:spacing w:before="360"/>
      </w:pPr>
      <w:r w:rsidRPr="001E7BAA">
        <w:rPr>
          <w:noProof/>
        </w:rPr>
        <w:drawing>
          <wp:inline distT="0" distB="0" distL="0" distR="0" wp14:anchorId="2E87915F" wp14:editId="21E0B26B">
            <wp:extent cx="2486025" cy="2133600"/>
            <wp:effectExtent l="0" t="0" r="0" b="0"/>
            <wp:docPr id="1323918179" name="Picture" descr="UART发送字符串数据"/>
            <wp:cNvGraphicFramePr/>
            <a:graphic xmlns:a="http://schemas.openxmlformats.org/drawingml/2006/main">
              <a:graphicData uri="http://schemas.openxmlformats.org/drawingml/2006/picture">
                <pic:pic xmlns:pic="http://schemas.openxmlformats.org/drawingml/2006/picture">
                  <pic:nvPicPr>
                    <pic:cNvPr id="0" name="Picture" descr="out/uml/uartsendstring/uartsendstring.svg"/>
                    <pic:cNvPicPr>
                      <a:picLocks noChangeAspect="1" noChangeArrowheads="1"/>
                    </pic:cNvPicPr>
                  </pic:nvPicPr>
                  <pic:blipFill>
                    <a:blip r:embed="rId38">
                      <a:extLst>
                        <a:ext uri="{96DAC541-7B7A-43D3-8B79-37D633B846F1}">
                          <asvg:svgBlip xmlns:asvg="http://schemas.microsoft.com/office/drawing/2016/SVG/main" r:embed="rId39"/>
                        </a:ext>
                      </a:extLst>
                    </a:blip>
                    <a:stretch>
                      <a:fillRect/>
                    </a:stretch>
                  </pic:blipFill>
                  <pic:spPr bwMode="auto">
                    <a:xfrm>
                      <a:off x="0" y="0"/>
                      <a:ext cx="2486025" cy="2133600"/>
                    </a:xfrm>
                    <a:prstGeom prst="rect">
                      <a:avLst/>
                    </a:prstGeom>
                    <a:noFill/>
                    <a:ln w="9525">
                      <a:noFill/>
                      <a:headEnd/>
                      <a:tailEnd/>
                    </a:ln>
                  </pic:spPr>
                </pic:pic>
              </a:graphicData>
            </a:graphic>
          </wp:inline>
        </w:drawing>
      </w:r>
    </w:p>
    <w:p w14:paraId="693EEFEF" w14:textId="77777777" w:rsidR="003C72FB" w:rsidRPr="00A14205" w:rsidRDefault="003C72FB" w:rsidP="00A14205">
      <w:pPr>
        <w:pStyle w:val="ImageCaption"/>
        <w:numPr>
          <w:ilvl w:val="6"/>
          <w:numId w:val="1"/>
        </w:numPr>
        <w:spacing w:afterLines="0" w:line="300" w:lineRule="auto"/>
        <w:rPr>
          <w:sz w:val="21"/>
          <w:szCs w:val="21"/>
        </w:rPr>
      </w:pPr>
      <w:bookmarkStart w:id="102" w:name="fig-uartsendstring"/>
      <w:r w:rsidRPr="00A14205">
        <w:rPr>
          <w:sz w:val="21"/>
          <w:szCs w:val="21"/>
        </w:rPr>
        <w:t>UART</w:t>
      </w:r>
      <w:r w:rsidRPr="00A14205">
        <w:rPr>
          <w:sz w:val="21"/>
          <w:szCs w:val="21"/>
        </w:rPr>
        <w:t>发送字符串数据</w:t>
      </w:r>
      <w:bookmarkEnd w:id="102"/>
    </w:p>
    <w:p w14:paraId="54E95550" w14:textId="77777777" w:rsidR="00EF6EA2" w:rsidRPr="001E7BAA" w:rsidRDefault="00AD60C7">
      <w:pPr>
        <w:pStyle w:val="3"/>
        <w:spacing w:before="120" w:after="120"/>
      </w:pPr>
      <w:bookmarkStart w:id="103" w:name="_Toc135495333"/>
      <w:bookmarkEnd w:id="91"/>
      <w:bookmarkEnd w:id="98"/>
      <w:r w:rsidRPr="001E7BAA">
        <w:t>ESP8266</w:t>
      </w:r>
      <w:r w:rsidRPr="001E7BAA">
        <w:t>控制模块</w:t>
      </w:r>
      <w:bookmarkStart w:id="104" w:name="esp8266控制模块"/>
      <w:bookmarkEnd w:id="103"/>
    </w:p>
    <w:p w14:paraId="167AAF23" w14:textId="02535191" w:rsidR="00EF6EA2" w:rsidRPr="001E7BAA" w:rsidRDefault="00AD60C7">
      <w:pPr>
        <w:pStyle w:val="FirstParagraph"/>
        <w:ind w:firstLine="480"/>
      </w:pPr>
      <w:r w:rsidRPr="001E7BAA">
        <w:fldChar w:fldCharType="begin"/>
      </w:r>
      <w:r w:rsidRPr="001E7BAA">
        <w:instrText>Ref fig-espcase \r</w:instrText>
      </w:r>
      <w:r w:rsidR="001E7BAA">
        <w:instrText xml:space="preserve"> \* MERGEFORMAT </w:instrText>
      </w:r>
      <w:r w:rsidRPr="001E7BAA">
        <w:fldChar w:fldCharType="separate"/>
      </w:r>
      <w:r w:rsidR="00137210">
        <w:rPr>
          <w:rFonts w:hint="eastAsia"/>
        </w:rPr>
        <w:t>图</w:t>
      </w:r>
      <w:r w:rsidR="00137210">
        <w:rPr>
          <w:rFonts w:hint="eastAsia"/>
        </w:rPr>
        <w:t>4-5</w:t>
      </w:r>
      <w:r w:rsidRPr="001E7BAA">
        <w:fldChar w:fldCharType="end"/>
      </w:r>
      <w:r w:rsidRPr="001E7BAA">
        <w:t>展示了</w:t>
      </w:r>
      <w:r w:rsidRPr="001E7BAA">
        <w:t>ESP8266</w:t>
      </w:r>
      <w:r w:rsidRPr="001E7BAA">
        <w:t>模块需要完成的功能。</w:t>
      </w:r>
    </w:p>
    <w:p w14:paraId="7B9D99B8" w14:textId="77777777" w:rsidR="00EF6EA2" w:rsidRPr="001E7BAA" w:rsidRDefault="00AD60C7">
      <w:pPr>
        <w:pStyle w:val="CaptionedFigure"/>
        <w:spacing w:before="360"/>
      </w:pPr>
      <w:r w:rsidRPr="001E7BAA">
        <w:rPr>
          <w:noProof/>
        </w:rPr>
        <w:drawing>
          <wp:inline distT="0" distB="0" distL="0" distR="0" wp14:anchorId="75204832" wp14:editId="727E9595">
            <wp:extent cx="5930900" cy="1648348"/>
            <wp:effectExtent l="0" t="0" r="0" b="0"/>
            <wp:docPr id="496073118" name="Picture" descr="ESP8266控制模块功能"/>
            <wp:cNvGraphicFramePr/>
            <a:graphic xmlns:a="http://schemas.openxmlformats.org/drawingml/2006/main">
              <a:graphicData uri="http://schemas.openxmlformats.org/drawingml/2006/picture">
                <pic:pic xmlns:pic="http://schemas.openxmlformats.org/drawingml/2006/picture">
                  <pic:nvPicPr>
                    <pic:cNvPr id="0" name="Picture" descr="out/uml/espcase/espcase.svg"/>
                    <pic:cNvPicPr>
                      <a:picLocks noChangeAspect="1" noChangeArrowheads="1"/>
                    </pic:cNvPicPr>
                  </pic:nvPicPr>
                  <pic:blipFill>
                    <a:blip r:embed="rId40">
                      <a:extLst>
                        <a:ext uri="{96DAC541-7B7A-43D3-8B79-37D633B846F1}">
                          <asvg:svgBlip xmlns:asvg="http://schemas.microsoft.com/office/drawing/2016/SVG/main" r:embed="rId41"/>
                        </a:ext>
                      </a:extLst>
                    </a:blip>
                    <a:stretch>
                      <a:fillRect/>
                    </a:stretch>
                  </pic:blipFill>
                  <pic:spPr bwMode="auto">
                    <a:xfrm>
                      <a:off x="0" y="0"/>
                      <a:ext cx="5930900" cy="1648348"/>
                    </a:xfrm>
                    <a:prstGeom prst="rect">
                      <a:avLst/>
                    </a:prstGeom>
                    <a:noFill/>
                    <a:ln w="9525">
                      <a:noFill/>
                      <a:headEnd/>
                      <a:tailEnd/>
                    </a:ln>
                  </pic:spPr>
                </pic:pic>
              </a:graphicData>
            </a:graphic>
          </wp:inline>
        </w:drawing>
      </w:r>
    </w:p>
    <w:p w14:paraId="681F1709" w14:textId="77777777" w:rsidR="00EF6EA2" w:rsidRPr="00A14205" w:rsidRDefault="00AD60C7" w:rsidP="00A14205">
      <w:pPr>
        <w:pStyle w:val="ImageCaption"/>
        <w:spacing w:afterLines="0" w:line="300" w:lineRule="auto"/>
        <w:rPr>
          <w:sz w:val="21"/>
          <w:szCs w:val="21"/>
        </w:rPr>
      </w:pPr>
      <w:bookmarkStart w:id="105" w:name="fig-espcase"/>
      <w:r w:rsidRPr="00A14205">
        <w:rPr>
          <w:sz w:val="21"/>
          <w:szCs w:val="21"/>
        </w:rPr>
        <w:t>ESP8266</w:t>
      </w:r>
      <w:r w:rsidRPr="00A14205">
        <w:rPr>
          <w:sz w:val="21"/>
          <w:szCs w:val="21"/>
        </w:rPr>
        <w:t>控制模块功能</w:t>
      </w:r>
      <w:bookmarkEnd w:id="105"/>
    </w:p>
    <w:p w14:paraId="0BC3A364" w14:textId="3887D686" w:rsidR="00EF6EA2" w:rsidRPr="001E7BAA" w:rsidRDefault="00AD60C7">
      <w:pPr>
        <w:pStyle w:val="a0"/>
        <w:ind w:firstLine="480"/>
      </w:pPr>
      <w:r w:rsidRPr="001E7BAA">
        <w:t>对</w:t>
      </w:r>
      <w:r w:rsidRPr="001E7BAA">
        <w:t>ESP8266</w:t>
      </w:r>
      <w:r w:rsidRPr="001E7BAA">
        <w:t>的控制分为两部分，一部分为对</w:t>
      </w:r>
      <w:r w:rsidRPr="001E7BAA">
        <w:t>ESP8266</w:t>
      </w:r>
      <w:r w:rsidRPr="001E7BAA">
        <w:t>的初始化，包括对其工作模式及连接的</w:t>
      </w:r>
      <w:r w:rsidR="003E7D85" w:rsidRPr="001E7BAA">
        <w:t>Wi-Fi</w:t>
      </w:r>
      <w:r w:rsidRPr="001E7BAA">
        <w:t>进行控制；一部分为通过</w:t>
      </w:r>
      <w:r w:rsidRPr="001E7BAA">
        <w:t>ESP8266</w:t>
      </w:r>
      <w:r w:rsidRPr="001E7BAA">
        <w:t>发送数据，因为</w:t>
      </w:r>
      <w:r w:rsidRPr="001E7BAA">
        <w:t>ESP8266</w:t>
      </w:r>
      <w:r w:rsidRPr="001E7BAA">
        <w:t>仅负责连接</w:t>
      </w:r>
      <w:r w:rsidR="003E7D85" w:rsidRPr="001E7BAA">
        <w:t>Wi-Fi</w:t>
      </w:r>
      <w:r w:rsidRPr="001E7BAA">
        <w:t>并发送</w:t>
      </w:r>
      <w:r w:rsidRPr="001E7BAA">
        <w:t>MQTT</w:t>
      </w:r>
      <w:r w:rsidRPr="001E7BAA">
        <w:t>数据报，因此将使用</w:t>
      </w:r>
      <w:r w:rsidRPr="001E7BAA">
        <w:t>MQTT</w:t>
      </w:r>
      <w:r w:rsidRPr="001E7BAA">
        <w:t>数据报上传传感器数据部分整合入</w:t>
      </w:r>
      <w:r w:rsidRPr="001E7BAA">
        <w:t>ESP8266</w:t>
      </w:r>
      <w:r w:rsidRPr="001E7BAA">
        <w:t>控制模块的发送数据功能中。相应的初始化以及使用流程如</w:t>
      </w:r>
      <w:r w:rsidRPr="001E7BAA">
        <w:fldChar w:fldCharType="begin"/>
      </w:r>
      <w:r w:rsidRPr="001E7BAA">
        <w:instrText>Ref fig-espinit \r</w:instrText>
      </w:r>
      <w:r w:rsidR="001E7BAA">
        <w:instrText xml:space="preserve"> \* MERGEFORMAT </w:instrText>
      </w:r>
      <w:r w:rsidRPr="001E7BAA">
        <w:fldChar w:fldCharType="separate"/>
      </w:r>
      <w:r w:rsidR="00137210">
        <w:rPr>
          <w:rFonts w:hint="eastAsia"/>
        </w:rPr>
        <w:t>图</w:t>
      </w:r>
      <w:r w:rsidR="00137210">
        <w:rPr>
          <w:rFonts w:hint="eastAsia"/>
        </w:rPr>
        <w:t>4-6</w:t>
      </w:r>
      <w:r w:rsidRPr="001E7BAA">
        <w:fldChar w:fldCharType="end"/>
      </w:r>
      <w:r w:rsidRPr="001E7BAA">
        <w:t>所示</w:t>
      </w:r>
    </w:p>
    <w:p w14:paraId="6B5FF51D" w14:textId="77777777" w:rsidR="00EF6EA2" w:rsidRPr="001E7BAA" w:rsidRDefault="00AD60C7">
      <w:pPr>
        <w:pStyle w:val="CaptionedFigure"/>
        <w:spacing w:before="360"/>
      </w:pPr>
      <w:r w:rsidRPr="001E7BAA">
        <w:rPr>
          <w:noProof/>
        </w:rPr>
        <w:lastRenderedPageBreak/>
        <w:drawing>
          <wp:inline distT="0" distB="0" distL="0" distR="0" wp14:anchorId="7D3D69CA" wp14:editId="664A34B1">
            <wp:extent cx="1764163" cy="4027501"/>
            <wp:effectExtent l="0" t="0" r="0" b="0"/>
            <wp:docPr id="83049459" name="Picture" descr="ESP8266使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espinit/espinit.svg"/>
                    <pic:cNvPicPr>
                      <a:picLocks noChangeAspect="1" noChangeArrowheads="1"/>
                    </pic:cNvPicPr>
                  </pic:nvPicPr>
                  <pic:blipFill>
                    <a:blip r:embed="rId42">
                      <a:extLst>
                        <a:ext uri="{96DAC541-7B7A-43D3-8B79-37D633B846F1}">
                          <asvg:svgBlip xmlns:asvg="http://schemas.microsoft.com/office/drawing/2016/SVG/main" r:embed="rId43"/>
                        </a:ext>
                      </a:extLst>
                    </a:blip>
                    <a:stretch>
                      <a:fillRect/>
                    </a:stretch>
                  </pic:blipFill>
                  <pic:spPr bwMode="auto">
                    <a:xfrm>
                      <a:off x="0" y="0"/>
                      <a:ext cx="1771206" cy="4043579"/>
                    </a:xfrm>
                    <a:prstGeom prst="rect">
                      <a:avLst/>
                    </a:prstGeom>
                    <a:noFill/>
                    <a:ln w="9525">
                      <a:noFill/>
                      <a:headEnd/>
                      <a:tailEnd/>
                    </a:ln>
                  </pic:spPr>
                </pic:pic>
              </a:graphicData>
            </a:graphic>
          </wp:inline>
        </w:drawing>
      </w:r>
    </w:p>
    <w:p w14:paraId="5B4B45CE" w14:textId="77777777" w:rsidR="00EF6EA2" w:rsidRPr="00A14205" w:rsidRDefault="00AD60C7" w:rsidP="00A14205">
      <w:pPr>
        <w:pStyle w:val="ImageCaption"/>
        <w:spacing w:afterLines="0" w:line="300" w:lineRule="auto"/>
        <w:rPr>
          <w:sz w:val="21"/>
          <w:szCs w:val="21"/>
        </w:rPr>
      </w:pPr>
      <w:bookmarkStart w:id="106" w:name="fig-espinit"/>
      <w:r w:rsidRPr="00A14205">
        <w:rPr>
          <w:sz w:val="21"/>
          <w:szCs w:val="21"/>
        </w:rPr>
        <w:t>ESP8266</w:t>
      </w:r>
      <w:r w:rsidRPr="00A14205">
        <w:rPr>
          <w:sz w:val="21"/>
          <w:szCs w:val="21"/>
        </w:rPr>
        <w:t>使用流程</w:t>
      </w:r>
      <w:bookmarkEnd w:id="106"/>
    </w:p>
    <w:p w14:paraId="71C1DBCE" w14:textId="77777777" w:rsidR="00EF6EA2" w:rsidRPr="001E7BAA" w:rsidRDefault="00AD60C7">
      <w:pPr>
        <w:pStyle w:val="a0"/>
        <w:ind w:firstLine="480"/>
      </w:pPr>
      <w:r w:rsidRPr="001E7BAA">
        <w:t>ESP8266</w:t>
      </w:r>
      <w:r w:rsidRPr="001E7BAA">
        <w:t>模块通过</w:t>
      </w:r>
      <w:r w:rsidRPr="001E7BAA">
        <w:t>UART4</w:t>
      </w:r>
      <w:r w:rsidRPr="001E7BAA">
        <w:t>串口与单片机连接，因此完成对</w:t>
      </w:r>
      <w:r w:rsidRPr="001E7BAA">
        <w:t>ESP8266</w:t>
      </w:r>
      <w:r w:rsidRPr="001E7BAA">
        <w:t>控制模块开发的前提是完成对</w:t>
      </w:r>
      <w:r w:rsidRPr="001E7BAA">
        <w:t>UART4</w:t>
      </w:r>
      <w:r w:rsidRPr="001E7BAA">
        <w:t>串口的初始化，保证</w:t>
      </w:r>
      <w:r w:rsidRPr="001E7BAA">
        <w:t>UART4</w:t>
      </w:r>
      <w:r w:rsidRPr="001E7BAA">
        <w:t>串口能够正常的发送数据。</w:t>
      </w:r>
    </w:p>
    <w:p w14:paraId="351A6439" w14:textId="77777777" w:rsidR="00EF6EA2" w:rsidRPr="001E7BAA" w:rsidRDefault="00AD60C7">
      <w:pPr>
        <w:pStyle w:val="a0"/>
        <w:ind w:firstLine="480"/>
      </w:pPr>
      <w:r w:rsidRPr="001E7BAA">
        <w:t>AT</w:t>
      </w:r>
      <w:r w:rsidRPr="001E7BAA">
        <w:t>命令（</w:t>
      </w:r>
      <w:r w:rsidRPr="001E7BAA">
        <w:t>AT commands</w:t>
      </w:r>
      <w:r w:rsidRPr="001E7BAA">
        <w:t>）是一种通用的控制指令集，用于</w:t>
      </w:r>
      <w:r w:rsidRPr="001E7BAA">
        <w:t>与调制解调器、移动设备、无线模块等通信设备进行通信，其作用是控制和配置通信设备的行为，以实现各种功能，例如设置通信参数、发送短信、拨打电话、连接网络等。不同的设备和模块支持的</w:t>
      </w:r>
      <w:r w:rsidRPr="001E7BAA">
        <w:t>AT</w:t>
      </w:r>
      <w:r w:rsidRPr="001E7BAA">
        <w:t>命令可能会有所差异，但它们遵循基本的语法和命令结构。一般而言，</w:t>
      </w:r>
      <w:r w:rsidRPr="001E7BAA">
        <w:t>AT</w:t>
      </w:r>
      <w:r w:rsidRPr="001E7BAA">
        <w:t>命令由以下几个部分组成：</w:t>
      </w:r>
    </w:p>
    <w:p w14:paraId="5083B83F" w14:textId="77777777" w:rsidR="00EF6EA2" w:rsidRPr="001E7BAA" w:rsidRDefault="00AD60C7">
      <w:pPr>
        <w:pStyle w:val="Compact"/>
        <w:numPr>
          <w:ilvl w:val="0"/>
          <w:numId w:val="13"/>
        </w:numPr>
      </w:pPr>
      <w:r w:rsidRPr="001E7BAA">
        <w:t>命令前缀：通常是</w:t>
      </w:r>
      <w:r w:rsidRPr="001E7BAA">
        <w:t>AT+</w:t>
      </w:r>
      <w:r w:rsidRPr="001E7BAA">
        <w:t>，用于指示后面是一个</w:t>
      </w:r>
      <w:r w:rsidRPr="001E7BAA">
        <w:t>AT</w:t>
      </w:r>
      <w:r w:rsidRPr="001E7BAA">
        <w:t>命令。</w:t>
      </w:r>
    </w:p>
    <w:p w14:paraId="6840250C" w14:textId="77777777" w:rsidR="00EF6EA2" w:rsidRPr="001E7BAA" w:rsidRDefault="00AD60C7">
      <w:pPr>
        <w:pStyle w:val="Compact"/>
        <w:numPr>
          <w:ilvl w:val="0"/>
          <w:numId w:val="13"/>
        </w:numPr>
      </w:pPr>
      <w:r w:rsidRPr="001E7BAA">
        <w:t>命令名称：表示要执行的具体命令，例如</w:t>
      </w:r>
      <w:r w:rsidRPr="001E7BAA">
        <w:t>AT+CGSN</w:t>
      </w:r>
      <w:r w:rsidRPr="001E7BAA">
        <w:t>用于获取设备的</w:t>
      </w:r>
      <w:r w:rsidRPr="001E7BAA">
        <w:t>IMEI</w:t>
      </w:r>
      <w:r w:rsidRPr="001E7BAA">
        <w:t>号码。</w:t>
      </w:r>
    </w:p>
    <w:p w14:paraId="7FDA273B" w14:textId="77777777" w:rsidR="00EF6EA2" w:rsidRPr="001E7BAA" w:rsidRDefault="00AD60C7">
      <w:pPr>
        <w:pStyle w:val="Compact"/>
        <w:numPr>
          <w:ilvl w:val="0"/>
          <w:numId w:val="13"/>
        </w:numPr>
      </w:pPr>
      <w:r w:rsidRPr="001E7BAA">
        <w:t>参数：用于指定命令的具体配置或操作，例如</w:t>
      </w:r>
      <w:r w:rsidRPr="001E7BAA">
        <w:t>AT+CPIN=“1234”</w:t>
      </w:r>
      <w:r w:rsidRPr="001E7BAA">
        <w:t>用于设置</w:t>
      </w:r>
      <w:r w:rsidRPr="001E7BAA">
        <w:t>SIM</w:t>
      </w:r>
      <w:r w:rsidRPr="001E7BAA">
        <w:t>卡的</w:t>
      </w:r>
      <w:r w:rsidRPr="001E7BAA">
        <w:t>PIN</w:t>
      </w:r>
      <w:r w:rsidRPr="001E7BAA">
        <w:t>码为</w:t>
      </w:r>
      <w:r w:rsidRPr="001E7BAA">
        <w:t>“1234”</w:t>
      </w:r>
      <w:r w:rsidRPr="001E7BAA">
        <w:t>。</w:t>
      </w:r>
    </w:p>
    <w:p w14:paraId="6F1FF585" w14:textId="67E0B5DF" w:rsidR="00EF6EA2" w:rsidRPr="001E7BAA" w:rsidRDefault="00AD60C7">
      <w:pPr>
        <w:pStyle w:val="Compact"/>
        <w:numPr>
          <w:ilvl w:val="0"/>
          <w:numId w:val="13"/>
        </w:numPr>
      </w:pPr>
      <w:r w:rsidRPr="001E7BAA">
        <w:t>结束符：通常是回车符或回车换行符，用于标识命令的结束。</w:t>
      </w:r>
    </w:p>
    <w:p w14:paraId="381AEF85" w14:textId="77777777" w:rsidR="00EF6EA2" w:rsidRPr="001E7BAA" w:rsidRDefault="00AD60C7">
      <w:pPr>
        <w:pStyle w:val="FirstParagraph"/>
        <w:ind w:firstLine="480"/>
      </w:pPr>
      <w:r w:rsidRPr="001E7BAA">
        <w:t>本系统中，单片机通过发送</w:t>
      </w:r>
      <w:r w:rsidRPr="001E7BAA">
        <w:t>AT</w:t>
      </w:r>
      <w:r w:rsidRPr="001E7BAA">
        <w:t>命令字符串来对</w:t>
      </w:r>
      <w:r w:rsidRPr="001E7BAA">
        <w:t>ESP8266</w:t>
      </w:r>
      <w:r w:rsidRPr="001E7BAA">
        <w:t>模块进行控制。</w:t>
      </w:r>
    </w:p>
    <w:p w14:paraId="7C63930F" w14:textId="77777777" w:rsidR="00EF6EA2" w:rsidRPr="001E7BAA" w:rsidRDefault="00AD60C7">
      <w:pPr>
        <w:pStyle w:val="4"/>
        <w:spacing w:before="120" w:after="120"/>
      </w:pPr>
      <w:bookmarkStart w:id="107" w:name="设置工作模式"/>
      <w:r w:rsidRPr="001E7BAA">
        <w:t>设置工作模式</w:t>
      </w:r>
    </w:p>
    <w:p w14:paraId="130DAD2C" w14:textId="77777777" w:rsidR="00EF6EA2" w:rsidRPr="001E7BAA" w:rsidRDefault="00AD60C7">
      <w:pPr>
        <w:pStyle w:val="FirstParagraph"/>
        <w:ind w:firstLine="480"/>
      </w:pPr>
      <w:r w:rsidRPr="001E7BAA">
        <w:t>ESP8266</w:t>
      </w:r>
      <w:r w:rsidRPr="001E7BAA">
        <w:t>有三种工作模式，分别为</w:t>
      </w:r>
      <w:r w:rsidRPr="001E7BAA">
        <w:t>Station</w:t>
      </w:r>
      <w:r w:rsidRPr="001E7BAA">
        <w:t>模式、</w:t>
      </w:r>
      <w:r w:rsidRPr="001E7BAA">
        <w:t>Access Point</w:t>
      </w:r>
      <w:r w:rsidRPr="001E7BAA">
        <w:t>模式和</w:t>
      </w:r>
      <w:r w:rsidRPr="001E7BAA">
        <w:t>SoftAP</w:t>
      </w:r>
      <w:r w:rsidRPr="001E7BAA">
        <w:t>模式，三种模式的说明如下：</w:t>
      </w:r>
    </w:p>
    <w:p w14:paraId="0EB93B3E" w14:textId="12AC3BA8" w:rsidR="00EF6EA2" w:rsidRPr="001E7BAA" w:rsidRDefault="00AD60C7">
      <w:pPr>
        <w:numPr>
          <w:ilvl w:val="0"/>
          <w:numId w:val="14"/>
        </w:numPr>
      </w:pPr>
      <w:r w:rsidRPr="001E7BAA">
        <w:t>Station</w:t>
      </w:r>
      <w:r w:rsidRPr="001E7BAA">
        <w:t>模式：这是</w:t>
      </w:r>
      <w:r w:rsidRPr="001E7BAA">
        <w:t>ESP8266</w:t>
      </w:r>
      <w:r w:rsidRPr="001E7BAA">
        <w:t>最常用的工作模式。在</w:t>
      </w:r>
      <w:r w:rsidRPr="001E7BAA">
        <w:t>Station</w:t>
      </w:r>
      <w:r w:rsidRPr="001E7BAA">
        <w:t>模式下，</w:t>
      </w:r>
      <w:r w:rsidRPr="001E7BAA">
        <w:t>ESP8266</w:t>
      </w:r>
      <w:r w:rsidRPr="001E7BAA">
        <w:t>可以就像普通的</w:t>
      </w:r>
      <w:r w:rsidR="003E7D85" w:rsidRPr="001E7BAA">
        <w:t>Wi-Fi</w:t>
      </w:r>
      <w:r w:rsidRPr="001E7BAA">
        <w:t>客户端一样，连接到一个已有的</w:t>
      </w:r>
      <w:r w:rsidR="003E7D85" w:rsidRPr="001E7BAA">
        <w:t>Wi-Fi</w:t>
      </w:r>
      <w:r w:rsidRPr="001E7BAA">
        <w:t>网络。通过这种方式，</w:t>
      </w:r>
      <w:r w:rsidRPr="001E7BAA">
        <w:t>ESP8266</w:t>
      </w:r>
      <w:r w:rsidRPr="001E7BAA">
        <w:lastRenderedPageBreak/>
        <w:t>可以与互联网连接，发送和接收数据。在</w:t>
      </w:r>
      <w:r w:rsidRPr="001E7BAA">
        <w:t>S</w:t>
      </w:r>
      <w:r w:rsidRPr="001E7BAA">
        <w:t>tation</w:t>
      </w:r>
      <w:r w:rsidRPr="001E7BAA">
        <w:t>工作模式下，</w:t>
      </w:r>
      <w:r w:rsidRPr="001E7BAA">
        <w:t>ESP8266</w:t>
      </w:r>
      <w:r w:rsidRPr="001E7BAA">
        <w:t>可以作为一个</w:t>
      </w:r>
      <w:r w:rsidRPr="001E7BAA">
        <w:t>TCP</w:t>
      </w:r>
      <w:r w:rsidRPr="001E7BAA">
        <w:t>或</w:t>
      </w:r>
      <w:r w:rsidRPr="001E7BAA">
        <w:t>UDP</w:t>
      </w:r>
      <w:r w:rsidRPr="001E7BAA">
        <w:t>客户端或服务器来进行通信，具体使用何种传输层协议进行网络通信需要其他的</w:t>
      </w:r>
      <w:r w:rsidRPr="001E7BAA">
        <w:t>AT</w:t>
      </w:r>
      <w:r w:rsidRPr="001E7BAA">
        <w:t>命令来进行设置。</w:t>
      </w:r>
    </w:p>
    <w:p w14:paraId="73226D39" w14:textId="1C9C0314" w:rsidR="00EF6EA2" w:rsidRPr="001E7BAA" w:rsidRDefault="00AD60C7">
      <w:pPr>
        <w:numPr>
          <w:ilvl w:val="0"/>
          <w:numId w:val="14"/>
        </w:numPr>
      </w:pPr>
      <w:r w:rsidRPr="001E7BAA">
        <w:t>Access Point</w:t>
      </w:r>
      <w:r w:rsidRPr="001E7BAA">
        <w:t>模式，亦被称作</w:t>
      </w:r>
      <w:r w:rsidRPr="001E7BAA">
        <w:t>AP</w:t>
      </w:r>
      <w:r w:rsidRPr="001E7BAA">
        <w:t>模式：在</w:t>
      </w:r>
      <w:r w:rsidRPr="001E7BAA">
        <w:t>AP</w:t>
      </w:r>
      <w:r w:rsidRPr="001E7BAA">
        <w:t>模式下，</w:t>
      </w:r>
      <w:r w:rsidRPr="001E7BAA">
        <w:t>ESP8266</w:t>
      </w:r>
      <w:r w:rsidRPr="001E7BAA">
        <w:t>可以作为一个</w:t>
      </w:r>
      <w:r w:rsidR="003E7D85" w:rsidRPr="001E7BAA">
        <w:t>Wi-Fi</w:t>
      </w:r>
      <w:r w:rsidRPr="001E7BAA">
        <w:t>热点运行，其他设备可以通过该热点连接到</w:t>
      </w:r>
      <w:r w:rsidRPr="001E7BAA">
        <w:t>ESP8266.</w:t>
      </w:r>
    </w:p>
    <w:p w14:paraId="0AC50A4A" w14:textId="4F08B8F9" w:rsidR="00EF6EA2" w:rsidRPr="001E7BAA" w:rsidRDefault="00AD60C7">
      <w:pPr>
        <w:numPr>
          <w:ilvl w:val="0"/>
          <w:numId w:val="14"/>
        </w:numPr>
      </w:pPr>
      <w:r w:rsidRPr="001E7BAA">
        <w:t>SoftAP</w:t>
      </w:r>
      <w:r w:rsidRPr="001E7BAA">
        <w:t>模式：</w:t>
      </w:r>
      <w:r w:rsidRPr="001E7BAA">
        <w:t>SoftAP</w:t>
      </w:r>
      <w:r w:rsidRPr="001E7BAA">
        <w:t>模式是一种特殊的</w:t>
      </w:r>
      <w:r w:rsidRPr="001E7BAA">
        <w:t>AP</w:t>
      </w:r>
      <w:r w:rsidRPr="001E7BAA">
        <w:t>模式，它可以让</w:t>
      </w:r>
      <w:r w:rsidRPr="001E7BAA">
        <w:t>ESP8266</w:t>
      </w:r>
      <w:r w:rsidRPr="001E7BAA">
        <w:t>同时作为</w:t>
      </w:r>
      <w:r w:rsidR="003E7D85" w:rsidRPr="001E7BAA">
        <w:t>Wi-Fi</w:t>
      </w:r>
      <w:r w:rsidRPr="001E7BAA">
        <w:t>热点和客户端。这种模式通常用于无线网桥，让一个无线网络连接到另一个无线网络。</w:t>
      </w:r>
    </w:p>
    <w:p w14:paraId="44285F9F" w14:textId="3A7E2E5A" w:rsidR="00EF6EA2" w:rsidRPr="001E7BAA" w:rsidRDefault="00AD60C7">
      <w:pPr>
        <w:pStyle w:val="FirstParagraph"/>
        <w:ind w:firstLine="480"/>
      </w:pPr>
      <w:r w:rsidRPr="001E7BAA">
        <w:t>本系统中，</w:t>
      </w:r>
      <w:r w:rsidRPr="001E7BAA">
        <w:t>ESP8266</w:t>
      </w:r>
      <w:r w:rsidRPr="001E7BAA">
        <w:t>仅需</w:t>
      </w:r>
      <w:r w:rsidRPr="001E7BAA">
        <w:t>要连接相应的</w:t>
      </w:r>
      <w:r w:rsidR="003E7D85" w:rsidRPr="001E7BAA">
        <w:t>Wi-Fi</w:t>
      </w:r>
      <w:r w:rsidRPr="001E7BAA">
        <w:t>，实现通过</w:t>
      </w:r>
      <w:r w:rsidR="003E7D85" w:rsidRPr="001E7BAA">
        <w:t>Wi-Fi</w:t>
      </w:r>
      <w:r w:rsidRPr="001E7BAA">
        <w:t>发送数据的功能即可，因此将其工作模式设定为</w:t>
      </w:r>
      <w:r w:rsidRPr="001E7BAA">
        <w:t>Station</w:t>
      </w:r>
      <w:r w:rsidRPr="001E7BAA">
        <w:t>模式，具体使用的</w:t>
      </w:r>
      <w:r w:rsidRPr="001E7BAA">
        <w:t>AT</w:t>
      </w:r>
      <w:r w:rsidRPr="001E7BAA">
        <w:t>命令如下所示：</w:t>
      </w:r>
    </w:p>
    <w:p w14:paraId="5BE92D14" w14:textId="77777777" w:rsidR="00EF6EA2" w:rsidRPr="001E7BAA" w:rsidRDefault="00AD60C7">
      <w:pPr>
        <w:pStyle w:val="SourceCode"/>
      </w:pPr>
      <w:r w:rsidRPr="001E7BAA">
        <w:rPr>
          <w:rStyle w:val="NormalTok"/>
        </w:rPr>
        <w:t>AT+CWMODE=</w:t>
      </w:r>
      <w:r w:rsidRPr="001E7BAA">
        <w:rPr>
          <w:rStyle w:val="DecValTok"/>
          <w:color w:val="auto"/>
        </w:rPr>
        <w:t>1</w:t>
      </w:r>
    </w:p>
    <w:p w14:paraId="1B733BB3" w14:textId="10ED28EB" w:rsidR="00EF6EA2" w:rsidRPr="001E7BAA" w:rsidRDefault="00AD60C7">
      <w:pPr>
        <w:pStyle w:val="4"/>
        <w:spacing w:before="120" w:after="120"/>
      </w:pPr>
      <w:bookmarkStart w:id="108" w:name="连接wifi"/>
      <w:bookmarkEnd w:id="107"/>
      <w:r w:rsidRPr="001E7BAA">
        <w:t>连接</w:t>
      </w:r>
      <w:r w:rsidR="003E7D85" w:rsidRPr="001E7BAA">
        <w:t>Wi-Fi</w:t>
      </w:r>
    </w:p>
    <w:p w14:paraId="2EC5F6EE" w14:textId="77777777" w:rsidR="00EF6EA2" w:rsidRPr="001E7BAA" w:rsidRDefault="00AD60C7">
      <w:pPr>
        <w:pStyle w:val="FirstParagraph"/>
        <w:ind w:firstLine="480"/>
      </w:pPr>
      <w:r w:rsidRPr="001E7BAA">
        <w:t>AT+CWJAP</w:t>
      </w:r>
      <w:r w:rsidRPr="001E7BAA">
        <w:t>命令是</w:t>
      </w:r>
      <w:r w:rsidRPr="001E7BAA">
        <w:t>ESP8266</w:t>
      </w:r>
      <w:r w:rsidRPr="001E7BAA">
        <w:t>芯片支持的一个</w:t>
      </w:r>
      <w:r w:rsidRPr="001E7BAA">
        <w:t>AT</w:t>
      </w:r>
      <w:r w:rsidRPr="001E7BAA">
        <w:t>指令，用于在</w:t>
      </w:r>
      <w:r w:rsidRPr="001E7BAA">
        <w:t>Station</w:t>
      </w:r>
      <w:r w:rsidRPr="001E7BAA">
        <w:t>模式下连接到一个</w:t>
      </w:r>
      <w:r w:rsidRPr="001E7BAA">
        <w:t>Wi-Fi</w:t>
      </w:r>
      <w:r w:rsidRPr="001E7BAA">
        <w:t>网络。该命令的具体格式为：</w:t>
      </w:r>
    </w:p>
    <w:p w14:paraId="7B9EC513" w14:textId="77777777" w:rsidR="00EF6EA2" w:rsidRPr="001E7BAA" w:rsidRDefault="00AD60C7">
      <w:pPr>
        <w:pStyle w:val="SourceCode"/>
      </w:pPr>
      <w:r w:rsidRPr="001E7BAA">
        <w:rPr>
          <w:rStyle w:val="NormalTok"/>
        </w:rPr>
        <w:t>AT+CWJAP=</w:t>
      </w:r>
      <w:r w:rsidRPr="001E7BAA">
        <w:rPr>
          <w:rStyle w:val="StringTok"/>
          <w:color w:val="auto"/>
        </w:rPr>
        <w:t>"&lt;ssid&gt;"</w:t>
      </w:r>
      <w:r w:rsidRPr="001E7BAA">
        <w:rPr>
          <w:rStyle w:val="NormalTok"/>
        </w:rPr>
        <w:t>,</w:t>
      </w:r>
      <w:r w:rsidRPr="001E7BAA">
        <w:rPr>
          <w:rStyle w:val="StringTok"/>
          <w:color w:val="auto"/>
        </w:rPr>
        <w:t>"&lt;password&gt;"</w:t>
      </w:r>
    </w:p>
    <w:p w14:paraId="14FB6816" w14:textId="77777777" w:rsidR="00EF6EA2" w:rsidRPr="001E7BAA" w:rsidRDefault="00AD60C7">
      <w:pPr>
        <w:pStyle w:val="FirstParagraph"/>
        <w:ind w:firstLine="480"/>
      </w:pPr>
      <w:r w:rsidRPr="001E7BAA">
        <w:t>其中，</w:t>
      </w:r>
      <w:r w:rsidRPr="001E7BAA">
        <w:t>&lt;ssid&gt;</w:t>
      </w:r>
      <w:r w:rsidRPr="001E7BAA">
        <w:t>是要连接的</w:t>
      </w:r>
      <w:r w:rsidRPr="001E7BAA">
        <w:t>Wi-Fi</w:t>
      </w:r>
      <w:r w:rsidRPr="001E7BAA">
        <w:t>网络的</w:t>
      </w:r>
      <w:r w:rsidRPr="001E7BAA">
        <w:t>SSID</w:t>
      </w:r>
      <w:r w:rsidRPr="001E7BAA">
        <w:t>（即网络名称），</w:t>
      </w:r>
      <w:r w:rsidRPr="001E7BAA">
        <w:t>&lt;password&gt;</w:t>
      </w:r>
      <w:r w:rsidRPr="001E7BAA">
        <w:t>是该网络的密码。执行该命令后，</w:t>
      </w:r>
      <w:r w:rsidRPr="001E7BAA">
        <w:t>ESP8266</w:t>
      </w:r>
      <w:r w:rsidRPr="001E7BAA">
        <w:t>将会尝试连接到指定的</w:t>
      </w:r>
      <w:r w:rsidRPr="001E7BAA">
        <w:t>Wi-Fi</w:t>
      </w:r>
      <w:r w:rsidRPr="001E7BAA">
        <w:t>网络。如果连接成功，</w:t>
      </w:r>
      <w:r w:rsidRPr="001E7BAA">
        <w:t>ESP8266</w:t>
      </w:r>
      <w:r w:rsidRPr="001E7BAA">
        <w:t>将会返回一个</w:t>
      </w:r>
      <w:r w:rsidRPr="001E7BAA">
        <w:t>OK</w:t>
      </w:r>
      <w:r w:rsidRPr="001E7BAA">
        <w:t>响应，否则将返回</w:t>
      </w:r>
      <w:r w:rsidRPr="001E7BAA">
        <w:t>ERROR</w:t>
      </w:r>
      <w:r w:rsidRPr="001E7BAA">
        <w:t>响应。</w:t>
      </w:r>
    </w:p>
    <w:p w14:paraId="0BD4C2FA" w14:textId="77777777" w:rsidR="00EF6EA2" w:rsidRPr="001E7BAA" w:rsidRDefault="00AD60C7">
      <w:pPr>
        <w:pStyle w:val="a0"/>
        <w:ind w:firstLine="480"/>
      </w:pPr>
      <w:r w:rsidRPr="001E7BAA">
        <w:t>在执行</w:t>
      </w:r>
      <w:r w:rsidRPr="001E7BAA">
        <w:t>AT+CWJAP</w:t>
      </w:r>
      <w:r w:rsidRPr="001E7BAA">
        <w:t>命令前，需使用</w:t>
      </w:r>
      <w:r w:rsidRPr="001E7BAA">
        <w:t>AT+CWMODE</w:t>
      </w:r>
      <w:r w:rsidRPr="001E7BAA">
        <w:t>命令将</w:t>
      </w:r>
      <w:r w:rsidRPr="001E7BAA">
        <w:t>ESP8266</w:t>
      </w:r>
      <w:r w:rsidRPr="001E7BAA">
        <w:t>设置为</w:t>
      </w:r>
      <w:r w:rsidRPr="001E7BAA">
        <w:t>Station</w:t>
      </w:r>
      <w:r w:rsidRPr="001E7BAA">
        <w:t>模式。如果</w:t>
      </w:r>
      <w:r w:rsidRPr="001E7BAA">
        <w:t>Wi-Fi</w:t>
      </w:r>
      <w:r w:rsidRPr="001E7BAA">
        <w:t>网络需要通过</w:t>
      </w:r>
      <w:r w:rsidRPr="001E7BAA">
        <w:t>DHCP</w:t>
      </w:r>
      <w:r w:rsidRPr="001E7BAA">
        <w:t>获取</w:t>
      </w:r>
      <w:r w:rsidRPr="001E7BAA">
        <w:t>IP</w:t>
      </w:r>
      <w:r w:rsidRPr="001E7BAA">
        <w:t>地址，</w:t>
      </w:r>
      <w:r w:rsidRPr="001E7BAA">
        <w:t>ESP8266</w:t>
      </w:r>
      <w:r w:rsidRPr="001E7BAA">
        <w:t>会在成功连接到网络后自动获取</w:t>
      </w:r>
      <w:r w:rsidRPr="001E7BAA">
        <w:t>IP</w:t>
      </w:r>
      <w:r w:rsidRPr="001E7BAA">
        <w:t>地址。如果网络不支持</w:t>
      </w:r>
      <w:r w:rsidRPr="001E7BAA">
        <w:t>DHCP</w:t>
      </w:r>
      <w:r w:rsidRPr="001E7BAA">
        <w:t>，则需要使用</w:t>
      </w:r>
      <w:r w:rsidRPr="001E7BAA">
        <w:t>AT+CIPSTA</w:t>
      </w:r>
      <w:r w:rsidRPr="001E7BAA">
        <w:t>命令手动配置</w:t>
      </w:r>
      <w:r w:rsidRPr="001E7BAA">
        <w:t>IP</w:t>
      </w:r>
      <w:r w:rsidRPr="001E7BAA">
        <w:t>地址。</w:t>
      </w:r>
    </w:p>
    <w:p w14:paraId="7C48A006" w14:textId="77777777" w:rsidR="00EF6EA2" w:rsidRPr="001E7BAA" w:rsidRDefault="00AD60C7">
      <w:pPr>
        <w:pStyle w:val="4"/>
        <w:spacing w:before="120" w:after="120"/>
      </w:pPr>
      <w:bookmarkStart w:id="109" w:name="设置esp8266连接模式"/>
      <w:bookmarkEnd w:id="108"/>
      <w:r w:rsidRPr="001E7BAA">
        <w:t>设置</w:t>
      </w:r>
      <w:r w:rsidRPr="001E7BAA">
        <w:t>ESP8266</w:t>
      </w:r>
      <w:r w:rsidRPr="001E7BAA">
        <w:t>连接模式</w:t>
      </w:r>
    </w:p>
    <w:p w14:paraId="092FF0A8" w14:textId="77777777" w:rsidR="00EF6EA2" w:rsidRPr="001E7BAA" w:rsidRDefault="00AD60C7">
      <w:pPr>
        <w:pStyle w:val="FirstParagraph"/>
        <w:ind w:firstLine="480"/>
      </w:pPr>
      <w:r w:rsidRPr="001E7BAA">
        <w:t>AT+CIPMUX</w:t>
      </w:r>
      <w:r w:rsidRPr="001E7BAA">
        <w:t>是</w:t>
      </w:r>
      <w:r w:rsidRPr="001E7BAA">
        <w:t>ESP8266</w:t>
      </w:r>
      <w:r w:rsidRPr="001E7BAA">
        <w:t>芯片支持的一个</w:t>
      </w:r>
      <w:r w:rsidRPr="001E7BAA">
        <w:t>A</w:t>
      </w:r>
      <w:r w:rsidRPr="001E7BAA">
        <w:t>T</w:t>
      </w:r>
      <w:r w:rsidRPr="001E7BAA">
        <w:t>指令，用于设置</w:t>
      </w:r>
      <w:r w:rsidRPr="001E7BAA">
        <w:t>ESP8266</w:t>
      </w:r>
      <w:r w:rsidRPr="001E7BAA">
        <w:t>的连接模式。该命令的具体格式为：</w:t>
      </w:r>
    </w:p>
    <w:p w14:paraId="0F3014DB" w14:textId="77777777" w:rsidR="00EF6EA2" w:rsidRPr="001E7BAA" w:rsidRDefault="00AD60C7">
      <w:pPr>
        <w:pStyle w:val="SourceCode"/>
      </w:pPr>
      <w:r w:rsidRPr="001E7BAA">
        <w:rPr>
          <w:rStyle w:val="NormalTok"/>
        </w:rPr>
        <w:t>AT+CIPMUX=&lt;mode&gt;</w:t>
      </w:r>
    </w:p>
    <w:p w14:paraId="429CD566" w14:textId="77777777" w:rsidR="00EF6EA2" w:rsidRPr="001E7BAA" w:rsidRDefault="00AD60C7">
      <w:pPr>
        <w:pStyle w:val="FirstParagraph"/>
        <w:ind w:firstLine="480"/>
      </w:pPr>
      <w:r w:rsidRPr="001E7BAA">
        <w:t>其中，</w:t>
      </w:r>
      <w:r w:rsidRPr="001E7BAA">
        <w:t>&lt;mode&gt;</w:t>
      </w:r>
      <w:r w:rsidRPr="001E7BAA">
        <w:t>表示要设置的连接模式，可以是以下两种之一：</w:t>
      </w:r>
    </w:p>
    <w:p w14:paraId="15B37A9B" w14:textId="77777777" w:rsidR="00EF6EA2" w:rsidRPr="001E7BAA" w:rsidRDefault="00AD60C7">
      <w:pPr>
        <w:pStyle w:val="a0"/>
        <w:ind w:firstLine="480"/>
      </w:pPr>
      <w:r w:rsidRPr="001E7BAA">
        <w:t>0</w:t>
      </w:r>
      <w:r w:rsidRPr="001E7BAA">
        <w:t>：单链接模式</w:t>
      </w:r>
    </w:p>
    <w:p w14:paraId="217349E7" w14:textId="77777777" w:rsidR="00EF6EA2" w:rsidRPr="001E7BAA" w:rsidRDefault="00AD60C7">
      <w:pPr>
        <w:pStyle w:val="a0"/>
        <w:ind w:firstLine="480"/>
      </w:pPr>
      <w:r w:rsidRPr="001E7BAA">
        <w:t>1</w:t>
      </w:r>
      <w:r w:rsidRPr="001E7BAA">
        <w:t>：多链接模式</w:t>
      </w:r>
    </w:p>
    <w:p w14:paraId="5EE6E23B" w14:textId="77777777" w:rsidR="00EF6EA2" w:rsidRPr="001E7BAA" w:rsidRDefault="00AD60C7">
      <w:pPr>
        <w:pStyle w:val="a0"/>
        <w:ind w:firstLine="480"/>
      </w:pPr>
      <w:r w:rsidRPr="001E7BAA">
        <w:t>在单连接模式下，</w:t>
      </w:r>
      <w:r w:rsidRPr="001E7BAA">
        <w:t>ESP8266</w:t>
      </w:r>
      <w:r w:rsidRPr="001E7BAA">
        <w:t>只能同时建立一条</w:t>
      </w:r>
      <w:r w:rsidRPr="001E7BAA">
        <w:t>TCP</w:t>
      </w:r>
      <w:r w:rsidRPr="001E7BAA">
        <w:t>或</w:t>
      </w:r>
      <w:r w:rsidRPr="001E7BAA">
        <w:t>UDP</w:t>
      </w:r>
      <w:r w:rsidRPr="001E7BAA">
        <w:t>连接。如果尝试建立连接时存在已经建立的连接，</w:t>
      </w:r>
      <w:r w:rsidRPr="001E7BAA">
        <w:t>ESP8266</w:t>
      </w:r>
      <w:r w:rsidRPr="001E7BAA">
        <w:t>会关闭之前的连接，并建立新的连接。在多连接模式下，</w:t>
      </w:r>
      <w:r w:rsidRPr="001E7BAA">
        <w:t>ESP8266</w:t>
      </w:r>
      <w:r w:rsidRPr="001E7BAA">
        <w:t>可以同时建立最多</w:t>
      </w:r>
      <w:r w:rsidRPr="001E7BAA">
        <w:t>5</w:t>
      </w:r>
      <w:r w:rsidRPr="001E7BAA">
        <w:t>条</w:t>
      </w:r>
      <w:r w:rsidRPr="001E7BAA">
        <w:t>TCP</w:t>
      </w:r>
      <w:r w:rsidRPr="001E7BAA">
        <w:t>或</w:t>
      </w:r>
      <w:r w:rsidRPr="001E7BAA">
        <w:t>UDP</w:t>
      </w:r>
      <w:r w:rsidRPr="001E7BAA">
        <w:t>连接。每个连接都由一个独立的连接</w:t>
      </w:r>
      <w:r w:rsidRPr="001E7BAA">
        <w:t>ID</w:t>
      </w:r>
      <w:r w:rsidRPr="001E7BAA">
        <w:t>标识，可以通过</w:t>
      </w:r>
      <w:r w:rsidRPr="001E7BAA">
        <w:t>AT+CIPSTART</w:t>
      </w:r>
      <w:r w:rsidRPr="001E7BAA">
        <w:t>命令启动连接，通过</w:t>
      </w:r>
      <w:r w:rsidRPr="001E7BAA">
        <w:t>AT+CIPC</w:t>
      </w:r>
      <w:r w:rsidRPr="001E7BAA">
        <w:t>LOSE</w:t>
      </w:r>
      <w:r w:rsidRPr="001E7BAA">
        <w:t>命令关闭连接。</w:t>
      </w:r>
    </w:p>
    <w:p w14:paraId="5A81DDEE" w14:textId="77777777" w:rsidR="00EF6EA2" w:rsidRPr="001E7BAA" w:rsidRDefault="00AD60C7">
      <w:pPr>
        <w:pStyle w:val="a0"/>
        <w:ind w:firstLine="480"/>
      </w:pPr>
      <w:r w:rsidRPr="001E7BAA">
        <w:lastRenderedPageBreak/>
        <w:t>在执行</w:t>
      </w:r>
      <w:r w:rsidRPr="001E7BAA">
        <w:t>AT +CIPMUX</w:t>
      </w:r>
      <w:r w:rsidRPr="001E7BAA">
        <w:t>命令后，</w:t>
      </w:r>
      <w:r w:rsidRPr="001E7BAA">
        <w:t>ESP8266</w:t>
      </w:r>
      <w:r w:rsidRPr="001E7BAA">
        <w:t>将会进入指定的连接模式。本系统中每个环境数据感知端都配置了一个</w:t>
      </w:r>
      <w:r w:rsidRPr="001E7BAA">
        <w:t>ESP8266</w:t>
      </w:r>
      <w:r w:rsidRPr="001E7BAA">
        <w:t>芯片用于数据传输，且数据传输的速率不高，因此</w:t>
      </w:r>
      <w:r w:rsidRPr="001E7BAA">
        <w:t>ESP8266</w:t>
      </w:r>
      <w:r w:rsidRPr="001E7BAA">
        <w:t>工作于单链接模式下即可。需要注意的是，在执行</w:t>
      </w:r>
      <w:r w:rsidRPr="001E7BAA">
        <w:t>AT+CIPMUX</w:t>
      </w:r>
      <w:r w:rsidRPr="001E7BAA">
        <w:t>命令时，如果</w:t>
      </w:r>
      <w:r w:rsidRPr="001E7BAA">
        <w:t>ESP8266</w:t>
      </w:r>
      <w:r w:rsidRPr="001E7BAA">
        <w:t>当前已经处于一个连接模式下，最好先使用</w:t>
      </w:r>
      <w:r w:rsidRPr="001E7BAA">
        <w:t>AT+CIPCLOSE</w:t>
      </w:r>
      <w:r w:rsidRPr="001E7BAA">
        <w:t>命令关闭所有连接，才能生效新的连接模式设置。</w:t>
      </w:r>
    </w:p>
    <w:p w14:paraId="432BCDE6" w14:textId="77777777" w:rsidR="00EF6EA2" w:rsidRPr="001E7BAA" w:rsidRDefault="00AD60C7">
      <w:pPr>
        <w:pStyle w:val="4"/>
        <w:spacing w:before="120" w:after="120"/>
      </w:pPr>
      <w:bookmarkStart w:id="110" w:name="连接服务器"/>
      <w:bookmarkEnd w:id="109"/>
      <w:r w:rsidRPr="001E7BAA">
        <w:t>连接服务器</w:t>
      </w:r>
    </w:p>
    <w:p w14:paraId="0286D39D" w14:textId="77777777" w:rsidR="00EF6EA2" w:rsidRPr="001E7BAA" w:rsidRDefault="00AD60C7">
      <w:pPr>
        <w:pStyle w:val="FirstParagraph"/>
        <w:ind w:firstLine="480"/>
      </w:pPr>
      <w:r w:rsidRPr="001E7BAA">
        <w:t>AT+CIPSTART</w:t>
      </w:r>
      <w:r w:rsidRPr="001E7BAA">
        <w:t>是</w:t>
      </w:r>
      <w:r w:rsidRPr="001E7BAA">
        <w:t>ESP8266</w:t>
      </w:r>
      <w:r w:rsidRPr="001E7BAA">
        <w:t>芯片支持的一个</w:t>
      </w:r>
      <w:r w:rsidRPr="001E7BAA">
        <w:t>AT</w:t>
      </w:r>
      <w:r w:rsidRPr="001E7BAA">
        <w:t>指令，用于建立</w:t>
      </w:r>
      <w:r w:rsidRPr="001E7BAA">
        <w:t>TCP</w:t>
      </w:r>
      <w:r w:rsidRPr="001E7BAA">
        <w:t>或</w:t>
      </w:r>
      <w:r w:rsidRPr="001E7BAA">
        <w:t>UDP</w:t>
      </w:r>
      <w:r w:rsidRPr="001E7BAA">
        <w:t>连接。该命令的具体格式为：</w:t>
      </w:r>
    </w:p>
    <w:p w14:paraId="0970E676" w14:textId="77777777" w:rsidR="00EF6EA2" w:rsidRPr="001E7BAA" w:rsidRDefault="00AD60C7">
      <w:pPr>
        <w:pStyle w:val="SourceCode"/>
      </w:pPr>
      <w:r w:rsidRPr="001E7BAA">
        <w:rPr>
          <w:rStyle w:val="NormalTok"/>
        </w:rPr>
        <w:t>AT+CIPSTART=&lt;type&gt;,&lt;addr&gt;,&lt;port&gt;[,&lt;tcp_keepalive&gt;]</w:t>
      </w:r>
    </w:p>
    <w:p w14:paraId="4B45E7BA" w14:textId="77777777" w:rsidR="00EF6EA2" w:rsidRPr="001E7BAA" w:rsidRDefault="00AD60C7">
      <w:pPr>
        <w:pStyle w:val="FirstParagraph"/>
        <w:ind w:firstLine="480"/>
      </w:pPr>
      <w:r w:rsidRPr="001E7BAA">
        <w:t>其中，</w:t>
      </w:r>
      <w:r w:rsidRPr="001E7BAA">
        <w:t>&lt;type&gt;</w:t>
      </w:r>
      <w:r w:rsidRPr="001E7BAA">
        <w:t>表示连接类型，可以是以下两种之一：</w:t>
      </w:r>
    </w:p>
    <w:p w14:paraId="53D7B781" w14:textId="77777777" w:rsidR="00EF6EA2" w:rsidRPr="001E7BAA" w:rsidRDefault="00AD60C7">
      <w:pPr>
        <w:pStyle w:val="a0"/>
        <w:ind w:firstLine="480"/>
      </w:pPr>
      <w:r w:rsidRPr="001E7BAA">
        <w:t>“TCP”</w:t>
      </w:r>
      <w:r w:rsidRPr="001E7BAA">
        <w:t>：表示</w:t>
      </w:r>
      <w:r w:rsidRPr="001E7BAA">
        <w:t>TCP</w:t>
      </w:r>
      <w:r w:rsidRPr="001E7BAA">
        <w:t>连接</w:t>
      </w:r>
    </w:p>
    <w:p w14:paraId="15A7C4D4" w14:textId="77777777" w:rsidR="00EF6EA2" w:rsidRPr="001E7BAA" w:rsidRDefault="00AD60C7">
      <w:pPr>
        <w:pStyle w:val="a0"/>
        <w:ind w:firstLine="480"/>
      </w:pPr>
      <w:r w:rsidRPr="001E7BAA">
        <w:t>“UDP”</w:t>
      </w:r>
      <w:r w:rsidRPr="001E7BAA">
        <w:t>：表示</w:t>
      </w:r>
      <w:r w:rsidRPr="001E7BAA">
        <w:t>UDP</w:t>
      </w:r>
      <w:r w:rsidRPr="001E7BAA">
        <w:t>连接</w:t>
      </w:r>
    </w:p>
    <w:p w14:paraId="6036C13F" w14:textId="77777777" w:rsidR="00EF6EA2" w:rsidRPr="001E7BAA" w:rsidRDefault="00AD60C7">
      <w:pPr>
        <w:pStyle w:val="a0"/>
        <w:ind w:firstLine="480"/>
      </w:pPr>
      <w:r w:rsidRPr="001E7BAA">
        <w:t>&lt;addr&gt;</w:t>
      </w:r>
      <w:r w:rsidRPr="001E7BAA">
        <w:t>表示目标</w:t>
      </w:r>
      <w:r w:rsidRPr="001E7BAA">
        <w:t>IP</w:t>
      </w:r>
      <w:r w:rsidRPr="001E7BAA">
        <w:t>地址或域名，可以是</w:t>
      </w:r>
      <w:r w:rsidRPr="001E7BAA">
        <w:t>IPv4</w:t>
      </w:r>
      <w:r w:rsidRPr="001E7BAA">
        <w:t>地址或域名。</w:t>
      </w:r>
    </w:p>
    <w:p w14:paraId="2FA06BA0" w14:textId="77777777" w:rsidR="00EF6EA2" w:rsidRPr="001E7BAA" w:rsidRDefault="00AD60C7">
      <w:pPr>
        <w:pStyle w:val="a0"/>
        <w:ind w:firstLine="480"/>
      </w:pPr>
      <w:r w:rsidRPr="001E7BAA">
        <w:t>&lt;port&gt;</w:t>
      </w:r>
      <w:r w:rsidRPr="001E7BAA">
        <w:t>表示目标端口号，可以是</w:t>
      </w:r>
      <w:r w:rsidRPr="001E7BAA">
        <w:t>1~65535</w:t>
      </w:r>
      <w:r w:rsidRPr="001E7BAA">
        <w:t>之间的整数。</w:t>
      </w:r>
    </w:p>
    <w:p w14:paraId="384D9585" w14:textId="77777777" w:rsidR="00EF6EA2" w:rsidRPr="001E7BAA" w:rsidRDefault="00AD60C7">
      <w:pPr>
        <w:pStyle w:val="a0"/>
        <w:ind w:firstLine="480"/>
      </w:pPr>
      <w:r w:rsidRPr="001E7BAA">
        <w:t>&lt;tcp_keepalive&gt;</w:t>
      </w:r>
      <w:r w:rsidRPr="001E7BAA">
        <w:t>表示</w:t>
      </w:r>
      <w:r w:rsidRPr="001E7BAA">
        <w:t>TCP</w:t>
      </w:r>
      <w:r w:rsidRPr="001E7BAA">
        <w:t>连接的心跳保持时间，单位为秒，可选。如果不指定该参数，默认为</w:t>
      </w:r>
      <w:r w:rsidRPr="001E7BAA">
        <w:t>0</w:t>
      </w:r>
      <w:r w:rsidRPr="001E7BAA">
        <w:t>，表示不启用</w:t>
      </w:r>
      <w:r w:rsidRPr="001E7BAA">
        <w:t>TCP</w:t>
      </w:r>
      <w:r w:rsidRPr="001E7BAA">
        <w:t>心跳保持功能。</w:t>
      </w:r>
    </w:p>
    <w:p w14:paraId="136DD23B" w14:textId="77777777" w:rsidR="00EF6EA2" w:rsidRPr="001E7BAA" w:rsidRDefault="00AD60C7">
      <w:pPr>
        <w:pStyle w:val="a0"/>
        <w:ind w:firstLine="480"/>
      </w:pPr>
      <w:r w:rsidRPr="001E7BAA">
        <w:t>在执行</w:t>
      </w:r>
      <w:r w:rsidRPr="001E7BAA">
        <w:t>AT</w:t>
      </w:r>
      <w:r w:rsidRPr="001E7BAA">
        <w:t>+CIPSTART</w:t>
      </w:r>
      <w:r w:rsidRPr="001E7BAA">
        <w:t>命令后，</w:t>
      </w:r>
      <w:r w:rsidRPr="001E7BAA">
        <w:t>ESP8266</w:t>
      </w:r>
      <w:r w:rsidRPr="001E7BAA">
        <w:t>将会尝试建立指定类型的连接。如果连接成功，</w:t>
      </w:r>
      <w:r w:rsidRPr="001E7BAA">
        <w:t>ESP8266</w:t>
      </w:r>
      <w:r w:rsidRPr="001E7BAA">
        <w:t>会返回</w:t>
      </w:r>
      <w:r w:rsidRPr="001E7BAA">
        <w:t>CONNECTED</w:t>
      </w:r>
      <w:r w:rsidRPr="001E7BAA">
        <w:t>，表示连接已建立，可以进行数据传输。如果连接失败，</w:t>
      </w:r>
      <w:r w:rsidRPr="001E7BAA">
        <w:t>ESP8266</w:t>
      </w:r>
      <w:r w:rsidRPr="001E7BAA">
        <w:t>会返回</w:t>
      </w:r>
      <w:r w:rsidRPr="001E7BAA">
        <w:t>ERROR</w:t>
      </w:r>
      <w:r w:rsidRPr="001E7BAA">
        <w:t>，表示连接建立失败。</w:t>
      </w:r>
    </w:p>
    <w:p w14:paraId="7726DCC6" w14:textId="77777777" w:rsidR="00EF6EA2" w:rsidRPr="001E7BAA" w:rsidRDefault="00AD60C7">
      <w:pPr>
        <w:pStyle w:val="a0"/>
        <w:ind w:firstLine="480"/>
      </w:pPr>
      <w:r w:rsidRPr="001E7BAA">
        <w:t>因为在本系统中</w:t>
      </w:r>
      <w:r w:rsidRPr="001E7BAA">
        <w:t>ESP8266</w:t>
      </w:r>
      <w:r w:rsidRPr="001E7BAA">
        <w:t>工作与单链接模式下，所以不需要再去介绍多链接模式下的</w:t>
      </w:r>
      <w:r w:rsidRPr="001E7BAA">
        <w:t>AT+CIPSTART</w:t>
      </w:r>
      <w:r w:rsidRPr="001E7BAA">
        <w:t>命令的格式。</w:t>
      </w:r>
    </w:p>
    <w:p w14:paraId="28F092BD" w14:textId="77777777" w:rsidR="00EF6EA2" w:rsidRPr="001E7BAA" w:rsidRDefault="00AD60C7">
      <w:pPr>
        <w:pStyle w:val="a0"/>
        <w:ind w:firstLine="480"/>
      </w:pPr>
      <w:r w:rsidRPr="001E7BAA">
        <w:t>阿里云物联网给出的设备连接地址如下所示：</w:t>
      </w:r>
    </w:p>
    <w:p w14:paraId="303A2B69" w14:textId="77777777" w:rsidR="00EF6EA2" w:rsidRPr="001E7BAA" w:rsidRDefault="00AD60C7">
      <w:pPr>
        <w:pStyle w:val="SourceCode"/>
      </w:pPr>
      <w:r w:rsidRPr="001E7BAA">
        <w:rPr>
          <w:rStyle w:val="NormalTok"/>
        </w:rPr>
        <w:t>&lt;Product_Key&gt; .iot-as-mqtt.ap-northeast-</w:t>
      </w:r>
      <w:r w:rsidRPr="001E7BAA">
        <w:rPr>
          <w:rStyle w:val="FloatTok"/>
          <w:color w:val="auto"/>
        </w:rPr>
        <w:t>1.</w:t>
      </w:r>
      <w:r w:rsidRPr="001E7BAA">
        <w:rPr>
          <w:rStyle w:val="ErrorTok"/>
          <w:color w:val="auto"/>
        </w:rPr>
        <w:t>aliyuncs</w:t>
      </w:r>
      <w:r w:rsidRPr="001E7BAA">
        <w:rPr>
          <w:rStyle w:val="NormalTok"/>
        </w:rPr>
        <w:t>.com&lt;br&gt;</w:t>
      </w:r>
      <w:r w:rsidRPr="001E7BAA">
        <w:br/>
      </w:r>
      <w:r w:rsidRPr="001E7BAA">
        <w:rPr>
          <w:rStyle w:val="NormalTok"/>
        </w:rPr>
        <w:t xml:space="preserve">   </w:t>
      </w:r>
    </w:p>
    <w:p w14:paraId="42A03150" w14:textId="77777777" w:rsidR="00EF6EA2" w:rsidRPr="001E7BAA" w:rsidRDefault="00AD60C7">
      <w:pPr>
        <w:pStyle w:val="FirstParagraph"/>
        <w:ind w:firstLine="480"/>
      </w:pPr>
      <w:r w:rsidRPr="001E7BAA">
        <w:t>其中，</w:t>
      </w:r>
      <w:r w:rsidRPr="001E7BAA">
        <w:t>&lt;Product_Key&gt;</w:t>
      </w:r>
      <w:r w:rsidRPr="001E7BAA">
        <w:t>由阿里云物联网平台的控制台给出，对其进行</w:t>
      </w:r>
      <w:r w:rsidRPr="001E7BAA">
        <w:t>Ping</w:t>
      </w:r>
      <w:r w:rsidRPr="001E7BAA">
        <w:t>操作即可获取相应的</w:t>
      </w:r>
      <w:r w:rsidRPr="001E7BAA">
        <w:t>IP</w:t>
      </w:r>
      <w:r w:rsidRPr="001E7BAA">
        <w:t>地址为</w:t>
      </w:r>
      <w:r w:rsidRPr="001E7BAA">
        <w:t>47.91.8.141</w:t>
      </w:r>
      <w:r w:rsidRPr="001E7BAA">
        <w:t>。结合物联网平台文档中给出的</w:t>
      </w:r>
      <w:r w:rsidRPr="001E7BAA">
        <w:t>MQTT</w:t>
      </w:r>
      <w:r w:rsidRPr="001E7BAA">
        <w:t>连接端口号，可得到</w:t>
      </w:r>
      <w:r w:rsidRPr="001E7BAA">
        <w:t>AT+CIPSTART</w:t>
      </w:r>
      <w:r w:rsidRPr="001E7BAA">
        <w:t>命令的具体代码为</w:t>
      </w:r>
      <w:r w:rsidRPr="001E7BAA">
        <w:t>:</w:t>
      </w:r>
    </w:p>
    <w:p w14:paraId="16909F8F" w14:textId="77777777" w:rsidR="00EF6EA2" w:rsidRPr="001E7BAA" w:rsidRDefault="00AD60C7">
      <w:pPr>
        <w:pStyle w:val="SourceCode"/>
      </w:pPr>
      <w:r w:rsidRPr="001E7BAA">
        <w:rPr>
          <w:rStyle w:val="NormalTok"/>
        </w:rPr>
        <w:t>AT+CIPSTART=”TCP”,”</w:t>
      </w:r>
      <w:r w:rsidRPr="001E7BAA">
        <w:rPr>
          <w:rStyle w:val="FloatTok"/>
          <w:color w:val="auto"/>
        </w:rPr>
        <w:t>47.91</w:t>
      </w:r>
      <w:r w:rsidRPr="001E7BAA">
        <w:rPr>
          <w:rStyle w:val="ErrorTok"/>
          <w:color w:val="auto"/>
        </w:rPr>
        <w:t>.8</w:t>
      </w:r>
      <w:r w:rsidRPr="001E7BAA">
        <w:rPr>
          <w:rStyle w:val="FloatTok"/>
          <w:color w:val="auto"/>
        </w:rPr>
        <w:t>.141</w:t>
      </w:r>
      <w:r w:rsidRPr="001E7BAA">
        <w:rPr>
          <w:rStyle w:val="NormalTok"/>
        </w:rPr>
        <w:t>,”</w:t>
      </w:r>
      <w:r w:rsidRPr="001E7BAA">
        <w:rPr>
          <w:rStyle w:val="DecValTok"/>
          <w:color w:val="auto"/>
        </w:rPr>
        <w:t>1883</w:t>
      </w:r>
      <w:r w:rsidRPr="001E7BAA">
        <w:rPr>
          <w:rStyle w:val="NormalTok"/>
        </w:rPr>
        <w:t>”</w:t>
      </w:r>
    </w:p>
    <w:p w14:paraId="4545EE17" w14:textId="77777777" w:rsidR="00EF6EA2" w:rsidRPr="001E7BAA" w:rsidRDefault="00AD60C7">
      <w:pPr>
        <w:pStyle w:val="4"/>
        <w:spacing w:before="120" w:after="120"/>
      </w:pPr>
      <w:bookmarkStart w:id="111" w:name="发送数据"/>
      <w:bookmarkEnd w:id="110"/>
      <w:r w:rsidRPr="001E7BAA">
        <w:t>发送数据</w:t>
      </w:r>
    </w:p>
    <w:p w14:paraId="26CBCA97" w14:textId="77777777" w:rsidR="00EF6EA2" w:rsidRPr="001E7BAA" w:rsidRDefault="00AD60C7">
      <w:pPr>
        <w:pStyle w:val="FirstParagraph"/>
        <w:ind w:firstLine="480"/>
      </w:pPr>
      <w:r w:rsidRPr="001E7BAA">
        <w:t>AT+CIPSEND</w:t>
      </w:r>
      <w:r w:rsidRPr="001E7BAA">
        <w:t>是</w:t>
      </w:r>
      <w:r w:rsidRPr="001E7BAA">
        <w:t>ESP8266</w:t>
      </w:r>
      <w:r w:rsidRPr="001E7BAA">
        <w:t>芯片支持的一个</w:t>
      </w:r>
      <w:r w:rsidRPr="001E7BAA">
        <w:t>AT</w:t>
      </w:r>
      <w:r w:rsidRPr="001E7BAA">
        <w:t>指令，用于向已建立的</w:t>
      </w:r>
      <w:r w:rsidRPr="001E7BAA">
        <w:t>TCP</w:t>
      </w:r>
      <w:r w:rsidRPr="001E7BAA">
        <w:t>或</w:t>
      </w:r>
      <w:r w:rsidRPr="001E7BAA">
        <w:t>UDP</w:t>
      </w:r>
      <w:r w:rsidRPr="001E7BAA">
        <w:t>连接发送数据。该指令的基本格式为：</w:t>
      </w:r>
    </w:p>
    <w:p w14:paraId="7327BB59" w14:textId="77777777" w:rsidR="00EF6EA2" w:rsidRPr="001E7BAA" w:rsidRDefault="00AD60C7">
      <w:pPr>
        <w:pStyle w:val="SourceCode"/>
      </w:pPr>
      <w:r w:rsidRPr="001E7BAA">
        <w:rPr>
          <w:rStyle w:val="NormalTok"/>
        </w:rPr>
        <w:t>AT+CIPSEND=&lt;length&gt;</w:t>
      </w:r>
    </w:p>
    <w:p w14:paraId="564B43E3" w14:textId="77777777" w:rsidR="00EF6EA2" w:rsidRPr="001E7BAA" w:rsidRDefault="00AD60C7">
      <w:pPr>
        <w:pStyle w:val="FirstParagraph"/>
        <w:ind w:firstLine="480"/>
      </w:pPr>
      <w:r w:rsidRPr="001E7BAA">
        <w:lastRenderedPageBreak/>
        <w:t>其中</w:t>
      </w:r>
      <w:r w:rsidRPr="001E7BAA">
        <w:t>&lt;length&gt;</w:t>
      </w:r>
      <w:r w:rsidRPr="001E7BAA">
        <w:t>表示待发送数据的长度，</w:t>
      </w:r>
      <w:r w:rsidRPr="001E7BAA">
        <w:t>单位为字节。在执行</w:t>
      </w:r>
      <w:r w:rsidRPr="001E7BAA">
        <w:t>AT+CIPSEND</w:t>
      </w:r>
      <w:r w:rsidRPr="001E7BAA">
        <w:t>命令后，</w:t>
      </w:r>
      <w:r w:rsidRPr="001E7BAA">
        <w:t>ESP8266</w:t>
      </w:r>
      <w:r w:rsidRPr="001E7BAA">
        <w:t>会在返回</w:t>
      </w:r>
      <w:r w:rsidRPr="001E7BAA">
        <w:t>“&gt;”</w:t>
      </w:r>
      <w:r w:rsidRPr="001E7BAA">
        <w:t>后进入数据发送模式。此时所有后续输入的数据都会被直接发送到已建立的连接中。发送完成后</w:t>
      </w:r>
      <w:r w:rsidRPr="001E7BAA">
        <w:t>ESP8266</w:t>
      </w:r>
      <w:r w:rsidRPr="001E7BAA">
        <w:t>模块会返回</w:t>
      </w:r>
      <w:r w:rsidRPr="001E7BAA">
        <w:t>“SEND OK”</w:t>
      </w:r>
      <w:r w:rsidRPr="001E7BAA">
        <w:t>或</w:t>
      </w:r>
      <w:r w:rsidRPr="001E7BAA">
        <w:t>“SEND FAIL”</w:t>
      </w:r>
      <w:r w:rsidRPr="001E7BAA">
        <w:t>等响应。</w:t>
      </w:r>
    </w:p>
    <w:p w14:paraId="20782D5D" w14:textId="77777777" w:rsidR="00EF6EA2" w:rsidRPr="001E7BAA" w:rsidRDefault="00AD60C7">
      <w:pPr>
        <w:pStyle w:val="a0"/>
        <w:ind w:firstLine="480"/>
      </w:pPr>
      <w:r w:rsidRPr="001E7BAA">
        <w:t>需要注意的是，当用户在输入数据时，</w:t>
      </w:r>
      <w:r w:rsidRPr="001E7BAA">
        <w:t xml:space="preserve">ESP8266 </w:t>
      </w:r>
      <w:r w:rsidRPr="001E7BAA">
        <w:t>模块会一直等待，直到输入的数据长度达到指定的</w:t>
      </w:r>
      <w:r w:rsidRPr="001E7BAA">
        <w:t>&lt;length&gt;</w:t>
      </w:r>
      <w:r w:rsidRPr="001E7BAA">
        <w:t>，或者超时（默认为</w:t>
      </w:r>
      <w:r w:rsidRPr="001E7BAA">
        <w:t xml:space="preserve"> 5 </w:t>
      </w:r>
      <w:r w:rsidRPr="001E7BAA">
        <w:t>秒）。如果用户输入的数据长度不足</w:t>
      </w:r>
      <w:r w:rsidRPr="001E7BAA">
        <w:t>&lt;length&gt;</w:t>
      </w:r>
      <w:r w:rsidRPr="001E7BAA">
        <w:t>，</w:t>
      </w:r>
      <w:r w:rsidRPr="001E7BAA">
        <w:t xml:space="preserve">ESP8266 </w:t>
      </w:r>
      <w:r w:rsidRPr="001E7BAA">
        <w:t>模块会一直等待，直到超时，然后自动将数据发送出去。因此，在每次发送数据后可以先</w:t>
      </w:r>
      <w:r w:rsidRPr="001E7BAA">
        <w:t>等待</w:t>
      </w:r>
      <w:r w:rsidRPr="001E7BAA">
        <w:t>5s</w:t>
      </w:r>
      <w:r w:rsidRPr="001E7BAA">
        <w:t>再去识别</w:t>
      </w:r>
      <w:r w:rsidRPr="001E7BAA">
        <w:t>ESP8266</w:t>
      </w:r>
      <w:r w:rsidRPr="001E7BAA">
        <w:t>的返回值，以便数据完全发送。</w:t>
      </w:r>
    </w:p>
    <w:p w14:paraId="3D7110B8" w14:textId="77777777" w:rsidR="00EF6EA2" w:rsidRPr="001E7BAA" w:rsidRDefault="00AD60C7">
      <w:pPr>
        <w:pStyle w:val="a0"/>
        <w:ind w:firstLine="480"/>
      </w:pPr>
      <w:r w:rsidRPr="001E7BAA">
        <w:t>在本系统中，将</w:t>
      </w:r>
      <w:r w:rsidRPr="001E7BAA">
        <w:t>MQTT</w:t>
      </w:r>
      <w:r w:rsidRPr="001E7BAA">
        <w:t>的</w:t>
      </w:r>
      <w:r w:rsidRPr="001E7BAA">
        <w:t>CONNECT</w:t>
      </w:r>
      <w:r w:rsidRPr="001E7BAA">
        <w:t>报文所有字节以及</w:t>
      </w:r>
      <w:r w:rsidRPr="001E7BAA">
        <w:t>MQTT</w:t>
      </w:r>
      <w:r w:rsidRPr="001E7BAA">
        <w:t>的</w:t>
      </w:r>
      <w:r w:rsidRPr="001E7BAA">
        <w:t>PUBLISH</w:t>
      </w:r>
      <w:r w:rsidRPr="001E7BAA">
        <w:t>报文的部分字节固化到代码中，节省了生成</w:t>
      </w:r>
      <w:r w:rsidRPr="001E7BAA">
        <w:t>MQTT</w:t>
      </w:r>
      <w:r w:rsidRPr="001E7BAA">
        <w:t>报文的时间以及占用的单片机计算资源。</w:t>
      </w:r>
    </w:p>
    <w:p w14:paraId="359B24B5" w14:textId="77777777" w:rsidR="00EF6EA2" w:rsidRPr="001E7BAA" w:rsidRDefault="00AD60C7">
      <w:pPr>
        <w:pStyle w:val="3"/>
        <w:spacing w:before="120" w:after="120"/>
      </w:pPr>
      <w:bookmarkStart w:id="112" w:name="_Toc135495334"/>
      <w:bookmarkEnd w:id="104"/>
      <w:bookmarkEnd w:id="111"/>
      <w:r w:rsidRPr="001E7BAA">
        <w:t>看门狗</w:t>
      </w:r>
      <w:bookmarkStart w:id="113" w:name="单片机相关模块"/>
      <w:bookmarkStart w:id="114" w:name="看门狗"/>
      <w:bookmarkEnd w:id="112"/>
    </w:p>
    <w:p w14:paraId="1BDC00A2" w14:textId="77777777" w:rsidR="00EF6EA2" w:rsidRPr="001E7BAA" w:rsidRDefault="00AD60C7">
      <w:pPr>
        <w:pStyle w:val="FirstParagraph"/>
        <w:ind w:firstLine="480"/>
      </w:pPr>
      <w:r w:rsidRPr="001E7BAA">
        <w:t>看门狗（</w:t>
      </w:r>
      <w:r w:rsidRPr="001E7BAA">
        <w:t>Watchdog</w:t>
      </w:r>
      <w:r w:rsidRPr="001E7BAA">
        <w:t>）是一种硬件或软件定时器，用于监视系统或程序是否正常运行。它的作用类似于一个</w:t>
      </w:r>
      <w:r w:rsidRPr="001E7BAA">
        <w:t>“</w:t>
      </w:r>
      <w:r w:rsidRPr="001E7BAA">
        <w:t>看门人</w:t>
      </w:r>
      <w:r w:rsidRPr="001E7BAA">
        <w:t>”</w:t>
      </w:r>
      <w:r w:rsidRPr="001E7BAA">
        <w:t>，当系统或程序出现异常情况时，看门狗会强制重启系统或程序，以恢复系统或程序的正常运行。</w:t>
      </w:r>
    </w:p>
    <w:p w14:paraId="62110843" w14:textId="77777777" w:rsidR="00EF6EA2" w:rsidRPr="001E7BAA" w:rsidRDefault="00AD60C7">
      <w:pPr>
        <w:pStyle w:val="a0"/>
        <w:ind w:firstLine="480"/>
      </w:pPr>
      <w:r w:rsidRPr="001E7BAA">
        <w:t>在嵌入式系统中，看门狗通常由硬件电路实现。它的工作原理类似于定时器，定时器会定期产生一个中断信号，而看门狗则是定期产生一个脉冲信号，如果系统正常运行，会在一定时间内对该脉冲进行响应，从而防止系统崩溃。</w:t>
      </w:r>
    </w:p>
    <w:p w14:paraId="4276E222" w14:textId="29734547" w:rsidR="00EF6EA2" w:rsidRPr="001E7BAA" w:rsidRDefault="00AD60C7">
      <w:pPr>
        <w:pStyle w:val="a0"/>
        <w:ind w:firstLine="480"/>
      </w:pPr>
      <w:r w:rsidRPr="001E7BAA">
        <w:t>本系统设计中使用</w:t>
      </w:r>
      <w:r w:rsidRPr="001E7BAA">
        <w:t>IAP15W4K58S4</w:t>
      </w:r>
      <w:r w:rsidRPr="001E7BAA">
        <w:t>单片机中自带的硬件看门狗功能，该功能使用特殊功能寄存器</w:t>
      </w:r>
      <w:r w:rsidRPr="001E7BAA">
        <w:t>WDT_CONTR</w:t>
      </w:r>
      <w:r w:rsidRPr="001E7BAA">
        <w:t>来控制硬件看门狗，</w:t>
      </w:r>
      <w:r w:rsidRPr="001E7BAA">
        <w:t>WDT_CONTR</w:t>
      </w:r>
      <w:r w:rsidRPr="001E7BAA">
        <w:t>寄存器的详细参数如</w:t>
      </w:r>
      <w:r w:rsidRPr="001E7BAA">
        <w:fldChar w:fldCharType="begin"/>
      </w:r>
      <w:r w:rsidRPr="001E7BAA">
        <w:instrText>Ref tbl-sfr1 \r</w:instrText>
      </w:r>
      <w:r w:rsidR="001E7BAA">
        <w:instrText xml:space="preserve"> \* MERGEFORMAT </w:instrText>
      </w:r>
      <w:r w:rsidRPr="001E7BAA">
        <w:fldChar w:fldCharType="separate"/>
      </w:r>
      <w:r w:rsidR="00137210">
        <w:rPr>
          <w:rFonts w:hint="eastAsia"/>
        </w:rPr>
        <w:t>表</w:t>
      </w:r>
      <w:r w:rsidR="00137210">
        <w:rPr>
          <w:rFonts w:hint="eastAsia"/>
        </w:rPr>
        <w:t>4-2</w:t>
      </w:r>
      <w:r w:rsidRPr="001E7BAA">
        <w:fldChar w:fldCharType="end"/>
      </w:r>
      <w:r w:rsidRPr="001E7BAA">
        <w:t>所示，该寄存器每个位的含义如</w:t>
      </w:r>
      <w:r w:rsidRPr="001E7BAA">
        <w:fldChar w:fldCharType="begin"/>
      </w:r>
      <w:r w:rsidRPr="001E7BAA">
        <w:instrText>Ref tbl-sfr2 \r</w:instrText>
      </w:r>
      <w:r w:rsidR="001E7BAA">
        <w:instrText xml:space="preserve"> \* MERGEFORMAT </w:instrText>
      </w:r>
      <w:r w:rsidRPr="001E7BAA">
        <w:fldChar w:fldCharType="separate"/>
      </w:r>
      <w:r w:rsidR="00137210">
        <w:rPr>
          <w:rFonts w:hint="eastAsia"/>
        </w:rPr>
        <w:t>表</w:t>
      </w:r>
      <w:r w:rsidR="00137210">
        <w:rPr>
          <w:rFonts w:hint="eastAsia"/>
        </w:rPr>
        <w:t>4-3</w:t>
      </w:r>
      <w:r w:rsidRPr="001E7BAA">
        <w:fldChar w:fldCharType="end"/>
      </w:r>
      <w:r w:rsidRPr="001E7BAA">
        <w:t>所示：</w:t>
      </w:r>
    </w:p>
    <w:p w14:paraId="65CE0C7D" w14:textId="77777777" w:rsidR="00EF6EA2" w:rsidRPr="00480B9F" w:rsidRDefault="00AD60C7" w:rsidP="00480B9F">
      <w:pPr>
        <w:pStyle w:val="TableCaption"/>
        <w:spacing w:beforeLines="0" w:line="300" w:lineRule="auto"/>
        <w:rPr>
          <w:sz w:val="21"/>
          <w:szCs w:val="21"/>
        </w:rPr>
      </w:pPr>
      <w:bookmarkStart w:id="115" w:name="tbl-sfr1"/>
      <w:r w:rsidRPr="00480B9F">
        <w:rPr>
          <w:sz w:val="21"/>
          <w:szCs w:val="21"/>
        </w:rPr>
        <w:t>寄存器参数</w:t>
      </w:r>
      <w:bookmarkEnd w:id="115"/>
    </w:p>
    <w:tbl>
      <w:tblPr>
        <w:tblStyle w:val="Table"/>
        <w:tblW w:w="0" w:type="pct"/>
        <w:tblLook w:val="0020" w:firstRow="1" w:lastRow="0" w:firstColumn="0" w:lastColumn="0" w:noHBand="0" w:noVBand="0"/>
      </w:tblPr>
      <w:tblGrid>
        <w:gridCol w:w="1990"/>
        <w:gridCol w:w="1377"/>
        <w:gridCol w:w="1284"/>
      </w:tblGrid>
      <w:tr w:rsidR="001E7BAA" w:rsidRPr="00480B9F" w14:paraId="7597572D"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CC204F5" w14:textId="77777777" w:rsidR="00EF6EA2" w:rsidRPr="00480B9F" w:rsidRDefault="00AD60C7" w:rsidP="00480B9F">
            <w:pPr>
              <w:pStyle w:val="Compact"/>
              <w:jc w:val="center"/>
              <w:rPr>
                <w:sz w:val="21"/>
                <w:szCs w:val="21"/>
              </w:rPr>
            </w:pPr>
            <w:r w:rsidRPr="00480B9F">
              <w:rPr>
                <w:sz w:val="21"/>
                <w:szCs w:val="21"/>
              </w:rPr>
              <w:t>寄存器名</w:t>
            </w:r>
            <w:r w:rsidRPr="00480B9F">
              <w:rPr>
                <w:sz w:val="21"/>
                <w:szCs w:val="21"/>
              </w:rPr>
              <w:t xml:space="preserve"> SFR name</w:t>
            </w:r>
          </w:p>
        </w:tc>
        <w:tc>
          <w:tcPr>
            <w:tcW w:w="0" w:type="auto"/>
            <w:vAlign w:val="bottom"/>
          </w:tcPr>
          <w:p w14:paraId="2A44F3E9" w14:textId="77777777" w:rsidR="00EF6EA2" w:rsidRPr="00480B9F" w:rsidRDefault="00AD60C7" w:rsidP="00480B9F">
            <w:pPr>
              <w:pStyle w:val="Compact"/>
              <w:jc w:val="center"/>
              <w:rPr>
                <w:sz w:val="21"/>
                <w:szCs w:val="21"/>
              </w:rPr>
            </w:pPr>
            <w:r w:rsidRPr="00480B9F">
              <w:rPr>
                <w:sz w:val="21"/>
                <w:szCs w:val="21"/>
              </w:rPr>
              <w:t>地址</w:t>
            </w:r>
            <w:r w:rsidRPr="00480B9F">
              <w:rPr>
                <w:sz w:val="21"/>
                <w:szCs w:val="21"/>
              </w:rPr>
              <w:t xml:space="preserve"> Address</w:t>
            </w:r>
          </w:p>
        </w:tc>
        <w:tc>
          <w:tcPr>
            <w:tcW w:w="0" w:type="auto"/>
            <w:vAlign w:val="bottom"/>
          </w:tcPr>
          <w:p w14:paraId="324E015F" w14:textId="77777777" w:rsidR="00EF6EA2" w:rsidRPr="00480B9F" w:rsidRDefault="00AD60C7" w:rsidP="00480B9F">
            <w:pPr>
              <w:pStyle w:val="Compact"/>
              <w:jc w:val="center"/>
              <w:rPr>
                <w:sz w:val="21"/>
                <w:szCs w:val="21"/>
              </w:rPr>
            </w:pPr>
            <w:r w:rsidRPr="00480B9F">
              <w:rPr>
                <w:sz w:val="21"/>
                <w:szCs w:val="21"/>
              </w:rPr>
              <w:t>长度</w:t>
            </w:r>
            <w:r w:rsidRPr="00480B9F">
              <w:rPr>
                <w:sz w:val="21"/>
                <w:szCs w:val="21"/>
              </w:rPr>
              <w:t xml:space="preserve"> Length</w:t>
            </w:r>
          </w:p>
        </w:tc>
      </w:tr>
      <w:tr w:rsidR="001E7BAA" w:rsidRPr="00480B9F" w14:paraId="38F33237" w14:textId="77777777">
        <w:tc>
          <w:tcPr>
            <w:tcW w:w="0" w:type="auto"/>
          </w:tcPr>
          <w:p w14:paraId="49F845FE" w14:textId="77777777" w:rsidR="00EF6EA2" w:rsidRPr="00480B9F" w:rsidRDefault="00AD60C7" w:rsidP="00480B9F">
            <w:pPr>
              <w:pStyle w:val="Compact"/>
              <w:jc w:val="center"/>
              <w:rPr>
                <w:sz w:val="21"/>
                <w:szCs w:val="21"/>
              </w:rPr>
            </w:pPr>
            <w:r w:rsidRPr="00480B9F">
              <w:rPr>
                <w:sz w:val="21"/>
                <w:szCs w:val="21"/>
              </w:rPr>
              <w:t>WDT_CONTR</w:t>
            </w:r>
          </w:p>
        </w:tc>
        <w:tc>
          <w:tcPr>
            <w:tcW w:w="0" w:type="auto"/>
          </w:tcPr>
          <w:p w14:paraId="54A209CC" w14:textId="77777777" w:rsidR="00EF6EA2" w:rsidRPr="00480B9F" w:rsidRDefault="00AD60C7" w:rsidP="00480B9F">
            <w:pPr>
              <w:pStyle w:val="Compact"/>
              <w:jc w:val="center"/>
              <w:rPr>
                <w:sz w:val="21"/>
                <w:szCs w:val="21"/>
              </w:rPr>
            </w:pPr>
            <w:r w:rsidRPr="00480B9F">
              <w:rPr>
                <w:sz w:val="21"/>
                <w:szCs w:val="21"/>
              </w:rPr>
              <w:t>0C1H</w:t>
            </w:r>
          </w:p>
        </w:tc>
        <w:tc>
          <w:tcPr>
            <w:tcW w:w="0" w:type="auto"/>
          </w:tcPr>
          <w:p w14:paraId="675EBFDB" w14:textId="230846CA" w:rsidR="00EF6EA2" w:rsidRPr="00480B9F" w:rsidRDefault="00AD60C7" w:rsidP="00480B9F">
            <w:pPr>
              <w:pStyle w:val="Compact"/>
              <w:jc w:val="center"/>
              <w:rPr>
                <w:sz w:val="21"/>
                <w:szCs w:val="21"/>
              </w:rPr>
            </w:pPr>
            <w:r w:rsidRPr="00480B9F">
              <w:rPr>
                <w:sz w:val="21"/>
                <w:szCs w:val="21"/>
              </w:rPr>
              <w:t xml:space="preserve">8 </w:t>
            </w:r>
            <w:r w:rsidR="003E7D85" w:rsidRPr="00480B9F">
              <w:rPr>
                <w:sz w:val="21"/>
                <w:szCs w:val="21"/>
              </w:rPr>
              <w:t>bits</w:t>
            </w:r>
          </w:p>
        </w:tc>
      </w:tr>
    </w:tbl>
    <w:p w14:paraId="64DA32E8" w14:textId="77777777" w:rsidR="00EF6EA2" w:rsidRPr="00480B9F" w:rsidRDefault="00EF6EA2" w:rsidP="00480B9F">
      <w:pPr>
        <w:jc w:val="center"/>
        <w:rPr>
          <w:sz w:val="21"/>
          <w:szCs w:val="21"/>
        </w:rPr>
      </w:pPr>
    </w:p>
    <w:p w14:paraId="21DFE0B3" w14:textId="77777777" w:rsidR="00EF6EA2" w:rsidRPr="00480B9F" w:rsidRDefault="00AD60C7" w:rsidP="00480B9F">
      <w:pPr>
        <w:pStyle w:val="TableCaption"/>
        <w:spacing w:beforeLines="0" w:line="300" w:lineRule="auto"/>
        <w:rPr>
          <w:sz w:val="21"/>
          <w:szCs w:val="21"/>
        </w:rPr>
      </w:pPr>
      <w:bookmarkStart w:id="116" w:name="tbl-sfr2"/>
      <w:r w:rsidRPr="00480B9F">
        <w:rPr>
          <w:sz w:val="21"/>
          <w:szCs w:val="21"/>
        </w:rPr>
        <w:t>WDT_CONTR</w:t>
      </w:r>
      <w:r w:rsidRPr="00480B9F">
        <w:rPr>
          <w:sz w:val="21"/>
          <w:szCs w:val="21"/>
        </w:rPr>
        <w:t>寄存器内容</w:t>
      </w:r>
      <w:bookmarkEnd w:id="116"/>
    </w:p>
    <w:tbl>
      <w:tblPr>
        <w:tblStyle w:val="Table"/>
        <w:tblW w:w="5000" w:type="pct"/>
        <w:tblLook w:val="0020" w:firstRow="1" w:lastRow="0" w:firstColumn="0" w:lastColumn="0" w:noHBand="0" w:noVBand="0"/>
      </w:tblPr>
      <w:tblGrid>
        <w:gridCol w:w="820"/>
        <w:gridCol w:w="1348"/>
        <w:gridCol w:w="7403"/>
      </w:tblGrid>
      <w:tr w:rsidR="001E7BAA" w:rsidRPr="00480B9F" w14:paraId="4AFF1A0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4BBF484" w14:textId="77777777" w:rsidR="00EF6EA2" w:rsidRPr="00480B9F" w:rsidRDefault="00AD60C7" w:rsidP="00480B9F">
            <w:pPr>
              <w:pStyle w:val="Compact"/>
              <w:jc w:val="center"/>
              <w:rPr>
                <w:sz w:val="21"/>
                <w:szCs w:val="21"/>
              </w:rPr>
            </w:pPr>
            <w:r w:rsidRPr="00480B9F">
              <w:rPr>
                <w:sz w:val="21"/>
                <w:szCs w:val="21"/>
              </w:rPr>
              <w:t>bit</w:t>
            </w:r>
          </w:p>
        </w:tc>
        <w:tc>
          <w:tcPr>
            <w:tcW w:w="0" w:type="auto"/>
            <w:vAlign w:val="bottom"/>
          </w:tcPr>
          <w:p w14:paraId="59A03C5A" w14:textId="77777777" w:rsidR="00EF6EA2" w:rsidRPr="00480B9F" w:rsidRDefault="00AD60C7" w:rsidP="00480B9F">
            <w:pPr>
              <w:pStyle w:val="Compact"/>
              <w:jc w:val="center"/>
              <w:rPr>
                <w:sz w:val="21"/>
                <w:szCs w:val="21"/>
              </w:rPr>
            </w:pPr>
            <w:r w:rsidRPr="00480B9F">
              <w:rPr>
                <w:sz w:val="21"/>
                <w:szCs w:val="21"/>
              </w:rPr>
              <w:t>name</w:t>
            </w:r>
          </w:p>
        </w:tc>
        <w:tc>
          <w:tcPr>
            <w:tcW w:w="0" w:type="auto"/>
            <w:vAlign w:val="bottom"/>
          </w:tcPr>
          <w:p w14:paraId="73381EB6" w14:textId="77777777" w:rsidR="00EF6EA2" w:rsidRPr="00480B9F" w:rsidRDefault="00AD60C7" w:rsidP="00480B9F">
            <w:pPr>
              <w:pStyle w:val="Compact"/>
              <w:jc w:val="center"/>
              <w:rPr>
                <w:sz w:val="21"/>
                <w:szCs w:val="21"/>
              </w:rPr>
            </w:pPr>
            <w:r w:rsidRPr="00480B9F">
              <w:rPr>
                <w:sz w:val="21"/>
                <w:szCs w:val="21"/>
              </w:rPr>
              <w:t>含义</w:t>
            </w:r>
          </w:p>
        </w:tc>
      </w:tr>
      <w:tr w:rsidR="001E7BAA" w:rsidRPr="00480B9F" w14:paraId="1ABB85D0" w14:textId="77777777">
        <w:tc>
          <w:tcPr>
            <w:tcW w:w="0" w:type="auto"/>
          </w:tcPr>
          <w:p w14:paraId="3796B718" w14:textId="77777777" w:rsidR="00EF6EA2" w:rsidRPr="00480B9F" w:rsidRDefault="00AD60C7" w:rsidP="00480B9F">
            <w:pPr>
              <w:pStyle w:val="Compact"/>
              <w:jc w:val="center"/>
              <w:rPr>
                <w:sz w:val="21"/>
                <w:szCs w:val="21"/>
              </w:rPr>
            </w:pPr>
            <w:r w:rsidRPr="00480B9F">
              <w:rPr>
                <w:sz w:val="21"/>
                <w:szCs w:val="21"/>
              </w:rPr>
              <w:t>B7</w:t>
            </w:r>
          </w:p>
        </w:tc>
        <w:tc>
          <w:tcPr>
            <w:tcW w:w="0" w:type="auto"/>
          </w:tcPr>
          <w:p w14:paraId="2BFAD5CF" w14:textId="77777777" w:rsidR="00EF6EA2" w:rsidRPr="00480B9F" w:rsidRDefault="00AD60C7" w:rsidP="00480B9F">
            <w:pPr>
              <w:pStyle w:val="Compact"/>
              <w:jc w:val="center"/>
              <w:rPr>
                <w:sz w:val="21"/>
                <w:szCs w:val="21"/>
              </w:rPr>
            </w:pPr>
            <w:r w:rsidRPr="00480B9F">
              <w:rPr>
                <w:sz w:val="21"/>
                <w:szCs w:val="21"/>
              </w:rPr>
              <w:t>WDT_FLAG</w:t>
            </w:r>
          </w:p>
        </w:tc>
        <w:tc>
          <w:tcPr>
            <w:tcW w:w="0" w:type="auto"/>
          </w:tcPr>
          <w:p w14:paraId="50E9219E" w14:textId="77777777" w:rsidR="00EF6EA2" w:rsidRPr="00480B9F" w:rsidRDefault="00AD60C7" w:rsidP="00480B9F">
            <w:pPr>
              <w:pStyle w:val="Compact"/>
              <w:jc w:val="center"/>
              <w:rPr>
                <w:sz w:val="21"/>
                <w:szCs w:val="21"/>
              </w:rPr>
            </w:pPr>
            <w:r w:rsidRPr="00480B9F">
              <w:rPr>
                <w:sz w:val="21"/>
                <w:szCs w:val="21"/>
              </w:rPr>
              <w:t>看门狗溢出标志位，当溢出时，该位由硬件置</w:t>
            </w:r>
            <w:r w:rsidRPr="00480B9F">
              <w:rPr>
                <w:sz w:val="21"/>
                <w:szCs w:val="21"/>
              </w:rPr>
              <w:t>1</w:t>
            </w:r>
            <w:r w:rsidRPr="00480B9F">
              <w:rPr>
                <w:sz w:val="21"/>
                <w:szCs w:val="21"/>
              </w:rPr>
              <w:t>，可用软件将其清零。</w:t>
            </w:r>
          </w:p>
        </w:tc>
      </w:tr>
      <w:tr w:rsidR="001E7BAA" w:rsidRPr="00480B9F" w14:paraId="4EF17A3F" w14:textId="77777777">
        <w:tc>
          <w:tcPr>
            <w:tcW w:w="0" w:type="auto"/>
          </w:tcPr>
          <w:p w14:paraId="2709471E" w14:textId="77777777" w:rsidR="00EF6EA2" w:rsidRPr="00480B9F" w:rsidRDefault="00AD60C7" w:rsidP="00480B9F">
            <w:pPr>
              <w:pStyle w:val="Compact"/>
              <w:jc w:val="center"/>
              <w:rPr>
                <w:sz w:val="21"/>
                <w:szCs w:val="21"/>
              </w:rPr>
            </w:pPr>
            <w:r w:rsidRPr="00480B9F">
              <w:rPr>
                <w:sz w:val="21"/>
                <w:szCs w:val="21"/>
              </w:rPr>
              <w:t>B6</w:t>
            </w:r>
          </w:p>
        </w:tc>
        <w:tc>
          <w:tcPr>
            <w:tcW w:w="0" w:type="auto"/>
          </w:tcPr>
          <w:p w14:paraId="29FA1979" w14:textId="77777777" w:rsidR="00EF6EA2" w:rsidRPr="00480B9F" w:rsidRDefault="00AD60C7" w:rsidP="00480B9F">
            <w:pPr>
              <w:pStyle w:val="Compact"/>
              <w:jc w:val="center"/>
              <w:rPr>
                <w:sz w:val="21"/>
                <w:szCs w:val="21"/>
              </w:rPr>
            </w:pPr>
            <w:r w:rsidRPr="00480B9F">
              <w:rPr>
                <w:sz w:val="21"/>
                <w:szCs w:val="21"/>
              </w:rPr>
              <w:t>-</w:t>
            </w:r>
          </w:p>
        </w:tc>
        <w:tc>
          <w:tcPr>
            <w:tcW w:w="0" w:type="auto"/>
          </w:tcPr>
          <w:p w14:paraId="7AB00D0C" w14:textId="77777777" w:rsidR="00EF6EA2" w:rsidRPr="00480B9F" w:rsidRDefault="00AD60C7" w:rsidP="00480B9F">
            <w:pPr>
              <w:pStyle w:val="Compact"/>
              <w:jc w:val="center"/>
              <w:rPr>
                <w:sz w:val="21"/>
                <w:szCs w:val="21"/>
              </w:rPr>
            </w:pPr>
            <w:r w:rsidRPr="00480B9F">
              <w:rPr>
                <w:sz w:val="21"/>
                <w:szCs w:val="21"/>
              </w:rPr>
              <w:t>-</w:t>
            </w:r>
          </w:p>
        </w:tc>
      </w:tr>
      <w:tr w:rsidR="001E7BAA" w:rsidRPr="00480B9F" w14:paraId="5160408B" w14:textId="77777777">
        <w:tc>
          <w:tcPr>
            <w:tcW w:w="0" w:type="auto"/>
          </w:tcPr>
          <w:p w14:paraId="20EBAA84" w14:textId="77777777" w:rsidR="00EF6EA2" w:rsidRPr="00480B9F" w:rsidRDefault="00AD60C7" w:rsidP="00480B9F">
            <w:pPr>
              <w:pStyle w:val="Compact"/>
              <w:jc w:val="center"/>
              <w:rPr>
                <w:sz w:val="21"/>
                <w:szCs w:val="21"/>
              </w:rPr>
            </w:pPr>
            <w:r w:rsidRPr="00480B9F">
              <w:rPr>
                <w:sz w:val="21"/>
                <w:szCs w:val="21"/>
              </w:rPr>
              <w:t>B5</w:t>
            </w:r>
          </w:p>
        </w:tc>
        <w:tc>
          <w:tcPr>
            <w:tcW w:w="0" w:type="auto"/>
          </w:tcPr>
          <w:p w14:paraId="0BF94573" w14:textId="77777777" w:rsidR="00EF6EA2" w:rsidRPr="00480B9F" w:rsidRDefault="00AD60C7" w:rsidP="00480B9F">
            <w:pPr>
              <w:pStyle w:val="Compact"/>
              <w:jc w:val="center"/>
              <w:rPr>
                <w:sz w:val="21"/>
                <w:szCs w:val="21"/>
              </w:rPr>
            </w:pPr>
            <w:r w:rsidRPr="00480B9F">
              <w:rPr>
                <w:sz w:val="21"/>
                <w:szCs w:val="21"/>
              </w:rPr>
              <w:t>EN_WDT</w:t>
            </w:r>
          </w:p>
        </w:tc>
        <w:tc>
          <w:tcPr>
            <w:tcW w:w="0" w:type="auto"/>
          </w:tcPr>
          <w:p w14:paraId="74EA08CB" w14:textId="77777777" w:rsidR="00EF6EA2" w:rsidRPr="00480B9F" w:rsidRDefault="00AD60C7" w:rsidP="00480B9F">
            <w:pPr>
              <w:pStyle w:val="Compact"/>
              <w:jc w:val="center"/>
              <w:rPr>
                <w:sz w:val="21"/>
                <w:szCs w:val="21"/>
              </w:rPr>
            </w:pPr>
            <w:r w:rsidRPr="00480B9F">
              <w:rPr>
                <w:sz w:val="21"/>
                <w:szCs w:val="21"/>
              </w:rPr>
              <w:t>看门狗允许位，当设置为</w:t>
            </w:r>
            <w:r w:rsidRPr="00480B9F">
              <w:rPr>
                <w:sz w:val="21"/>
                <w:szCs w:val="21"/>
              </w:rPr>
              <w:t>1</w:t>
            </w:r>
            <w:r w:rsidRPr="00480B9F">
              <w:rPr>
                <w:sz w:val="21"/>
                <w:szCs w:val="21"/>
              </w:rPr>
              <w:t>时，看门狗启动。</w:t>
            </w:r>
          </w:p>
        </w:tc>
      </w:tr>
      <w:tr w:rsidR="001E7BAA" w:rsidRPr="00480B9F" w14:paraId="5CEB7841" w14:textId="77777777">
        <w:tc>
          <w:tcPr>
            <w:tcW w:w="0" w:type="auto"/>
          </w:tcPr>
          <w:p w14:paraId="7498E471" w14:textId="77777777" w:rsidR="00EF6EA2" w:rsidRPr="00480B9F" w:rsidRDefault="00AD60C7" w:rsidP="00480B9F">
            <w:pPr>
              <w:pStyle w:val="Compact"/>
              <w:jc w:val="center"/>
              <w:rPr>
                <w:sz w:val="21"/>
                <w:szCs w:val="21"/>
              </w:rPr>
            </w:pPr>
            <w:r w:rsidRPr="00480B9F">
              <w:rPr>
                <w:sz w:val="21"/>
                <w:szCs w:val="21"/>
              </w:rPr>
              <w:t>B4</w:t>
            </w:r>
          </w:p>
        </w:tc>
        <w:tc>
          <w:tcPr>
            <w:tcW w:w="0" w:type="auto"/>
          </w:tcPr>
          <w:p w14:paraId="2880BBFD" w14:textId="77777777" w:rsidR="00EF6EA2" w:rsidRPr="00480B9F" w:rsidRDefault="00AD60C7" w:rsidP="00480B9F">
            <w:pPr>
              <w:pStyle w:val="Compact"/>
              <w:jc w:val="center"/>
              <w:rPr>
                <w:sz w:val="21"/>
                <w:szCs w:val="21"/>
              </w:rPr>
            </w:pPr>
            <w:r w:rsidRPr="00480B9F">
              <w:rPr>
                <w:sz w:val="21"/>
                <w:szCs w:val="21"/>
              </w:rPr>
              <w:t>CLR_WDT</w:t>
            </w:r>
          </w:p>
        </w:tc>
        <w:tc>
          <w:tcPr>
            <w:tcW w:w="0" w:type="auto"/>
          </w:tcPr>
          <w:p w14:paraId="6DB892FA" w14:textId="77777777" w:rsidR="00EF6EA2" w:rsidRPr="00480B9F" w:rsidRDefault="00AD60C7" w:rsidP="00480B9F">
            <w:pPr>
              <w:pStyle w:val="Compact"/>
              <w:jc w:val="center"/>
              <w:rPr>
                <w:sz w:val="21"/>
                <w:szCs w:val="21"/>
              </w:rPr>
            </w:pPr>
            <w:r w:rsidRPr="00480B9F">
              <w:rPr>
                <w:sz w:val="21"/>
                <w:szCs w:val="21"/>
              </w:rPr>
              <w:t>看门狗清零位</w:t>
            </w:r>
            <w:r w:rsidRPr="00480B9F">
              <w:rPr>
                <w:sz w:val="21"/>
                <w:szCs w:val="21"/>
              </w:rPr>
              <w:t>,</w:t>
            </w:r>
            <w:r w:rsidRPr="00480B9F">
              <w:rPr>
                <w:sz w:val="21"/>
                <w:szCs w:val="21"/>
              </w:rPr>
              <w:t>当设为</w:t>
            </w:r>
            <w:r w:rsidRPr="00480B9F">
              <w:rPr>
                <w:sz w:val="21"/>
                <w:szCs w:val="21"/>
              </w:rPr>
              <w:t>1</w:t>
            </w:r>
            <w:r w:rsidRPr="00480B9F">
              <w:rPr>
                <w:sz w:val="21"/>
                <w:szCs w:val="21"/>
              </w:rPr>
              <w:t>时</w:t>
            </w:r>
            <w:r w:rsidRPr="00480B9F">
              <w:rPr>
                <w:sz w:val="21"/>
                <w:szCs w:val="21"/>
              </w:rPr>
              <w:t>,</w:t>
            </w:r>
            <w:r w:rsidRPr="00480B9F">
              <w:rPr>
                <w:sz w:val="21"/>
                <w:szCs w:val="21"/>
              </w:rPr>
              <w:t>看门狗将重新计数。硬件将自动清</w:t>
            </w:r>
            <w:r w:rsidRPr="00480B9F">
              <w:rPr>
                <w:sz w:val="21"/>
                <w:szCs w:val="21"/>
              </w:rPr>
              <w:t>0</w:t>
            </w:r>
            <w:r w:rsidRPr="00480B9F">
              <w:rPr>
                <w:sz w:val="21"/>
                <w:szCs w:val="21"/>
              </w:rPr>
              <w:t>此位。</w:t>
            </w:r>
          </w:p>
        </w:tc>
      </w:tr>
      <w:tr w:rsidR="001E7BAA" w:rsidRPr="00480B9F" w14:paraId="705840D4" w14:textId="77777777">
        <w:tc>
          <w:tcPr>
            <w:tcW w:w="0" w:type="auto"/>
          </w:tcPr>
          <w:p w14:paraId="50714422" w14:textId="77777777" w:rsidR="00EF6EA2" w:rsidRPr="00480B9F" w:rsidRDefault="00AD60C7" w:rsidP="00480B9F">
            <w:pPr>
              <w:pStyle w:val="Compact"/>
              <w:jc w:val="center"/>
              <w:rPr>
                <w:sz w:val="21"/>
                <w:szCs w:val="21"/>
              </w:rPr>
            </w:pPr>
            <w:r w:rsidRPr="00480B9F">
              <w:rPr>
                <w:sz w:val="21"/>
                <w:szCs w:val="21"/>
              </w:rPr>
              <w:t>B3</w:t>
            </w:r>
          </w:p>
        </w:tc>
        <w:tc>
          <w:tcPr>
            <w:tcW w:w="0" w:type="auto"/>
          </w:tcPr>
          <w:p w14:paraId="244FA31F" w14:textId="77777777" w:rsidR="00EF6EA2" w:rsidRPr="00480B9F" w:rsidRDefault="00AD60C7" w:rsidP="00480B9F">
            <w:pPr>
              <w:pStyle w:val="Compact"/>
              <w:jc w:val="center"/>
              <w:rPr>
                <w:sz w:val="21"/>
                <w:szCs w:val="21"/>
              </w:rPr>
            </w:pPr>
            <w:r w:rsidRPr="00480B9F">
              <w:rPr>
                <w:sz w:val="21"/>
                <w:szCs w:val="21"/>
              </w:rPr>
              <w:t>IDLE_WDT</w:t>
            </w:r>
          </w:p>
        </w:tc>
        <w:tc>
          <w:tcPr>
            <w:tcW w:w="0" w:type="auto"/>
          </w:tcPr>
          <w:p w14:paraId="1E319CC7" w14:textId="77777777" w:rsidR="00EF6EA2" w:rsidRPr="00480B9F" w:rsidRDefault="00AD60C7" w:rsidP="00480B9F">
            <w:pPr>
              <w:pStyle w:val="Compact"/>
              <w:jc w:val="center"/>
              <w:rPr>
                <w:sz w:val="21"/>
                <w:szCs w:val="21"/>
              </w:rPr>
            </w:pPr>
            <w:r w:rsidRPr="00480B9F">
              <w:rPr>
                <w:sz w:val="21"/>
                <w:szCs w:val="21"/>
              </w:rPr>
              <w:t>看门狗</w:t>
            </w:r>
            <w:r w:rsidRPr="00480B9F">
              <w:rPr>
                <w:sz w:val="21"/>
                <w:szCs w:val="21"/>
              </w:rPr>
              <w:t>“IDLE”</w:t>
            </w:r>
            <w:r w:rsidRPr="00480B9F">
              <w:rPr>
                <w:sz w:val="21"/>
                <w:szCs w:val="21"/>
              </w:rPr>
              <w:t>模式位</w:t>
            </w:r>
            <w:r w:rsidRPr="00480B9F">
              <w:rPr>
                <w:sz w:val="21"/>
                <w:szCs w:val="21"/>
              </w:rPr>
              <w:t xml:space="preserve">, </w:t>
            </w:r>
            <w:r w:rsidRPr="00480B9F">
              <w:rPr>
                <w:sz w:val="21"/>
                <w:szCs w:val="21"/>
              </w:rPr>
              <w:t>当设置为</w:t>
            </w:r>
            <w:r w:rsidRPr="00480B9F">
              <w:rPr>
                <w:sz w:val="21"/>
                <w:szCs w:val="21"/>
              </w:rPr>
              <w:t>“1”</w:t>
            </w:r>
            <w:r w:rsidRPr="00480B9F">
              <w:rPr>
                <w:sz w:val="21"/>
                <w:szCs w:val="21"/>
              </w:rPr>
              <w:t>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计数</w:t>
            </w:r>
            <w:r w:rsidRPr="00480B9F">
              <w:rPr>
                <w:sz w:val="21"/>
                <w:szCs w:val="21"/>
              </w:rPr>
              <w:t xml:space="preserve"> </w:t>
            </w:r>
            <w:r w:rsidRPr="00480B9F">
              <w:rPr>
                <w:sz w:val="21"/>
                <w:szCs w:val="21"/>
              </w:rPr>
              <w:t>当清</w:t>
            </w:r>
            <w:r w:rsidRPr="00480B9F">
              <w:rPr>
                <w:sz w:val="21"/>
                <w:szCs w:val="21"/>
              </w:rPr>
              <w:t>“0”</w:t>
            </w:r>
            <w:r w:rsidRPr="00480B9F">
              <w:rPr>
                <w:sz w:val="21"/>
                <w:szCs w:val="21"/>
              </w:rPr>
              <w:t>该位时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时不计数。</w:t>
            </w:r>
          </w:p>
        </w:tc>
      </w:tr>
      <w:tr w:rsidR="001E7BAA" w:rsidRPr="00480B9F" w14:paraId="0A0AB698" w14:textId="77777777">
        <w:tc>
          <w:tcPr>
            <w:tcW w:w="0" w:type="auto"/>
          </w:tcPr>
          <w:p w14:paraId="04BBEA3F" w14:textId="77777777" w:rsidR="00EF6EA2" w:rsidRPr="00480B9F" w:rsidRDefault="00AD60C7" w:rsidP="00480B9F">
            <w:pPr>
              <w:pStyle w:val="Compact"/>
              <w:jc w:val="center"/>
              <w:rPr>
                <w:sz w:val="21"/>
                <w:szCs w:val="21"/>
              </w:rPr>
            </w:pPr>
            <w:r w:rsidRPr="00480B9F">
              <w:rPr>
                <w:sz w:val="21"/>
                <w:szCs w:val="21"/>
              </w:rPr>
              <w:t>B2~B0</w:t>
            </w:r>
          </w:p>
        </w:tc>
        <w:tc>
          <w:tcPr>
            <w:tcW w:w="0" w:type="auto"/>
          </w:tcPr>
          <w:p w14:paraId="381635A6" w14:textId="77777777" w:rsidR="00EF6EA2" w:rsidRPr="00480B9F" w:rsidRDefault="00AD60C7" w:rsidP="00480B9F">
            <w:pPr>
              <w:pStyle w:val="Compact"/>
              <w:jc w:val="center"/>
              <w:rPr>
                <w:sz w:val="21"/>
                <w:szCs w:val="21"/>
              </w:rPr>
            </w:pPr>
            <w:r w:rsidRPr="00480B9F">
              <w:rPr>
                <w:sz w:val="21"/>
                <w:szCs w:val="21"/>
              </w:rPr>
              <w:t>PS2,PS1,PS0</w:t>
            </w:r>
          </w:p>
        </w:tc>
        <w:tc>
          <w:tcPr>
            <w:tcW w:w="0" w:type="auto"/>
          </w:tcPr>
          <w:p w14:paraId="4714F513" w14:textId="77777777" w:rsidR="00EF6EA2" w:rsidRPr="00480B9F" w:rsidRDefault="00AD60C7" w:rsidP="00480B9F">
            <w:pPr>
              <w:pStyle w:val="Compact"/>
              <w:jc w:val="center"/>
              <w:rPr>
                <w:sz w:val="21"/>
                <w:szCs w:val="21"/>
              </w:rPr>
            </w:pPr>
            <w:r w:rsidRPr="00480B9F">
              <w:rPr>
                <w:sz w:val="21"/>
                <w:szCs w:val="21"/>
              </w:rPr>
              <w:t>看门狗定时器预分频值</w:t>
            </w:r>
          </w:p>
        </w:tc>
      </w:tr>
    </w:tbl>
    <w:p w14:paraId="580B8CC8" w14:textId="04B6C119" w:rsidR="00EF6EA2" w:rsidRPr="001E7BAA" w:rsidRDefault="00AD60C7">
      <w:pPr>
        <w:pStyle w:val="a0"/>
        <w:ind w:firstLine="480"/>
      </w:pPr>
      <w:r w:rsidRPr="001E7BAA">
        <w:t>通过</w:t>
      </w:r>
      <w:r w:rsidRPr="001E7BAA">
        <w:t>WDT_CONTR</w:t>
      </w:r>
      <w:r w:rsidRPr="001E7BAA">
        <w:t>寄存器的</w:t>
      </w:r>
      <w:r w:rsidRPr="001E7BAA">
        <w:t>PS2-PS0</w:t>
      </w:r>
      <w:r w:rsidRPr="001E7BAA">
        <w:t>位来设置的值被称为看门狗的分频值，不同的分频值会影响到看门狗的定时时间，也就是最大的喂狗时间间隔。看门狗溢出时间可以根据分频值（</w:t>
      </w:r>
      <w:r w:rsidRPr="001E7BAA">
        <w:t>Pre-scale</w:t>
      </w:r>
      <w:r w:rsidRPr="001E7BAA">
        <w:t>）和时钟频率（</w:t>
      </w:r>
      <w:proofErr w:type="spellStart"/>
      <w:r w:rsidRPr="001E7BAA">
        <w:t>scillator</w:t>
      </w:r>
      <w:proofErr w:type="spellEnd"/>
      <w:r w:rsidRPr="001E7BAA">
        <w:t xml:space="preserve"> frequency</w:t>
      </w:r>
      <w:r w:rsidRPr="001E7BAA">
        <w:t>）得到，具体的计算公式如式</w:t>
      </w:r>
      <w:r w:rsidRPr="001E7BAA">
        <w:fldChar w:fldCharType="begin"/>
      </w:r>
      <w:r w:rsidRPr="001E7BAA">
        <w:instrText>Ref eq-time</w:instrText>
      </w:r>
      <w:r w:rsidR="001E7BAA">
        <w:instrText xml:space="preserve"> \* MERGEFORMAT </w:instrText>
      </w:r>
      <w:r w:rsidRPr="001E7BAA">
        <w:fldChar w:fldCharType="separate"/>
      </w:r>
      <w:r w:rsidR="00137210" w:rsidRPr="001E7BAA">
        <w:t>(</w:t>
      </w:r>
      <w:r w:rsidR="00137210">
        <w:rPr>
          <w:noProof/>
        </w:rPr>
        <w:t>2</w:t>
      </w:r>
      <w:r w:rsidR="00137210" w:rsidRPr="001E7BAA">
        <w:rPr>
          <w:noProof/>
        </w:rPr>
        <w:t>.</w:t>
      </w:r>
      <w:r w:rsidR="00137210">
        <w:rPr>
          <w:noProof/>
        </w:rPr>
        <w:t>3</w:t>
      </w:r>
      <w:r w:rsidR="00137210" w:rsidRPr="001E7BAA">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895"/>
        <w:gridCol w:w="676"/>
      </w:tblGrid>
      <w:tr w:rsidR="001E7BAA" w:rsidRPr="001E7BAA" w14:paraId="440276D6" w14:textId="77777777" w:rsidTr="001E7BAA">
        <w:tc>
          <w:tcPr>
            <w:tcW w:w="95" w:type="pct"/>
          </w:tcPr>
          <w:p w14:paraId="4E24AAE6" w14:textId="77777777" w:rsidR="00EF6EA2" w:rsidRPr="001E7BAA" w:rsidRDefault="00AD60C7">
            <w:pPr>
              <w:pStyle w:val="Equation"/>
              <w:spacing w:before="240" w:after="240"/>
            </w:pPr>
            <m:oMathPara>
              <m:oMathParaPr>
                <m:jc m:val="center"/>
              </m:oMathParaPr>
              <m:oMath>
                <m:r>
                  <m:rPr>
                    <m:nor/>
                  </m:rPr>
                  <w:lastRenderedPageBreak/>
                  <m:t>看门狗溢出时间</m:t>
                </m:r>
                <m:r>
                  <w:rPr>
                    <w:rFonts w:ascii="Cambria Math" w:hAnsi="Cambria Math"/>
                  </w:rPr>
                  <m:t>=</m:t>
                </m:r>
                <m:f>
                  <m:fPr>
                    <m:ctrlPr>
                      <w:rPr>
                        <w:rFonts w:ascii="Cambria Math" w:hAnsi="Cambria Math"/>
                      </w:rPr>
                    </m:ctrlPr>
                  </m:fPr>
                  <m:num>
                    <m:r>
                      <w:rPr>
                        <w:rFonts w:ascii="Cambria Math" w:hAnsi="Cambria Math"/>
                      </w:rPr>
                      <m:t>12×</m:t>
                    </m:r>
                    <m:r>
                      <m:rPr>
                        <m:nor/>
                      </m:rPr>
                      <m:t>Pre-scale</m:t>
                    </m:r>
                    <m:r>
                      <w:rPr>
                        <w:rFonts w:ascii="Cambria Math" w:hAnsi="Cambria Math"/>
                      </w:rPr>
                      <m:t>×32768</m:t>
                    </m:r>
                  </m:num>
                  <m:den>
                    <m:r>
                      <m:rPr>
                        <m:nor/>
                      </m:rPr>
                      <m:t>Oscillator frequency</m:t>
                    </m:r>
                  </m:den>
                </m:f>
              </m:oMath>
            </m:oMathPara>
          </w:p>
        </w:tc>
        <w:tc>
          <w:tcPr>
            <w:tcW w:w="5" w:type="pct"/>
          </w:tcPr>
          <w:p w14:paraId="6FBD1603" w14:textId="7ABDEE0D" w:rsidR="00EF6EA2" w:rsidRPr="001E7BAA" w:rsidRDefault="00AD60C7">
            <w:pPr>
              <w:pStyle w:val="EquationCaption"/>
              <w:jc w:val="right"/>
            </w:pPr>
            <w:bookmarkStart w:id="117" w:name="eq-time"/>
            <w:r w:rsidRPr="001E7BAA">
              <w:t>(</w:t>
            </w:r>
            <w:r w:rsidRPr="001E7BAA">
              <w:fldChar w:fldCharType="begin"/>
            </w:r>
            <w:r w:rsidRPr="001E7BAA">
              <w:instrText>=</w:instrText>
            </w:r>
            <w:r>
              <w:fldChar w:fldCharType="begin"/>
            </w:r>
            <w:r>
              <w:instrText>Section \* MergeFormat</w:instrText>
            </w:r>
            <w:r>
              <w:fldChar w:fldCharType="separate"/>
            </w:r>
            <w:r w:rsidR="00137210">
              <w:instrText>6</w:instrText>
            </w:r>
            <w:r>
              <w:fldChar w:fldCharType="end"/>
            </w:r>
            <w:r w:rsidRPr="001E7BAA">
              <w:instrText>-4</w:instrText>
            </w:r>
            <w:r w:rsidRPr="001E7BAA">
              <w:fldChar w:fldCharType="separate"/>
            </w:r>
            <w:r w:rsidR="00137210">
              <w:rPr>
                <w:noProof/>
              </w:rPr>
              <w:t>2</w:t>
            </w:r>
            <w:r w:rsidRPr="001E7BAA">
              <w:fldChar w:fldCharType="end"/>
            </w:r>
            <w:r w:rsidRPr="001E7BAA">
              <w:t>.</w:t>
            </w:r>
            <w:r w:rsidRPr="001E7BAA">
              <w:fldChar w:fldCharType="begin"/>
            </w:r>
            <w:r w:rsidRPr="001E7BAA">
              <w:instrText>Seq equations</w:instrText>
            </w:r>
            <w:r w:rsidRPr="001E7BAA">
              <w:fldChar w:fldCharType="separate"/>
            </w:r>
            <w:r w:rsidR="00137210">
              <w:rPr>
                <w:noProof/>
              </w:rPr>
              <w:t>3</w:t>
            </w:r>
            <w:r w:rsidRPr="001E7BAA">
              <w:fldChar w:fldCharType="end"/>
            </w:r>
            <w:r w:rsidRPr="001E7BAA">
              <w:t>)</w:t>
            </w:r>
            <w:bookmarkEnd w:id="117"/>
          </w:p>
        </w:tc>
      </w:tr>
    </w:tbl>
    <w:p w14:paraId="2D95D26D" w14:textId="77777777" w:rsidR="00EF6EA2" w:rsidRPr="001E7BAA" w:rsidRDefault="00EF6EA2"/>
    <w:p w14:paraId="1EFC19E3" w14:textId="77777777" w:rsidR="00EF6EA2" w:rsidRPr="001E7BAA" w:rsidRDefault="00AD60C7">
      <w:pPr>
        <w:pStyle w:val="a0"/>
        <w:ind w:firstLine="480"/>
      </w:pPr>
      <w:r w:rsidRPr="001E7BAA">
        <w:t>在本系统中，看门狗的初始化与喂狗可由下述代码完成</w:t>
      </w:r>
    </w:p>
    <w:p w14:paraId="4879D6E8" w14:textId="77777777" w:rsidR="00EF6EA2" w:rsidRPr="001E7BAA" w:rsidRDefault="00AD60C7">
      <w:pPr>
        <w:pStyle w:val="SourceCode"/>
      </w:pPr>
      <w:r w:rsidRPr="001E7BAA">
        <w:rPr>
          <w:rStyle w:val="NormalTok"/>
        </w:rPr>
        <w:t xml:space="preserve">WDT_CONTR = </w:t>
      </w:r>
      <w:r w:rsidRPr="001E7BAA">
        <w:rPr>
          <w:rStyle w:val="BaseNTok"/>
          <w:color w:val="auto"/>
        </w:rPr>
        <w:t>0X37</w:t>
      </w:r>
      <w:r w:rsidRPr="001E7BAA">
        <w:rPr>
          <w:rStyle w:val="NormalTok"/>
        </w:rPr>
        <w:t>;</w:t>
      </w:r>
    </w:p>
    <w:p w14:paraId="05365A07" w14:textId="77777777" w:rsidR="00EF6EA2" w:rsidRPr="001E7BAA" w:rsidRDefault="00AD60C7">
      <w:pPr>
        <w:pStyle w:val="2"/>
        <w:spacing w:before="120" w:after="120"/>
      </w:pPr>
      <w:bookmarkStart w:id="118" w:name="_Toc135495335"/>
      <w:bookmarkEnd w:id="113"/>
      <w:bookmarkEnd w:id="114"/>
      <w:r w:rsidRPr="001E7BAA">
        <w:t>业务服务</w:t>
      </w:r>
      <w:bookmarkEnd w:id="118"/>
    </w:p>
    <w:p w14:paraId="1128668F" w14:textId="7750E803" w:rsidR="00EF6EA2" w:rsidRPr="001E7BAA" w:rsidRDefault="00AD60C7">
      <w:pPr>
        <w:pStyle w:val="FirstParagraph"/>
        <w:ind w:firstLine="480"/>
      </w:pPr>
      <w:r w:rsidRPr="001E7BAA">
        <w:t>业务服务代码的类图如</w:t>
      </w:r>
      <w:r w:rsidRPr="001E7BAA">
        <w:fldChar w:fldCharType="begin"/>
      </w:r>
      <w:r w:rsidRPr="001E7BAA">
        <w:instrText>Ref fig-spring \r</w:instrText>
      </w:r>
      <w:r w:rsidR="001E7BAA">
        <w:instrText xml:space="preserve"> \* MERGEFORMAT </w:instrText>
      </w:r>
      <w:r w:rsidRPr="001E7BAA">
        <w:fldChar w:fldCharType="separate"/>
      </w:r>
      <w:r w:rsidR="00137210">
        <w:rPr>
          <w:rFonts w:hint="eastAsia"/>
        </w:rPr>
        <w:t>图</w:t>
      </w:r>
      <w:r w:rsidR="00137210">
        <w:rPr>
          <w:rFonts w:hint="eastAsia"/>
        </w:rPr>
        <w:t>4-7</w:t>
      </w:r>
      <w:r w:rsidRPr="001E7BAA">
        <w:fldChar w:fldCharType="end"/>
      </w:r>
      <w:r w:rsidRPr="001E7BAA">
        <w:t>所示，业务服务分为三层加一个模块，三层分别为含有实体类的实体层；利用自定义</w:t>
      </w:r>
      <w:r w:rsidRPr="001E7BAA">
        <w:t>SQL</w:t>
      </w:r>
      <w:r w:rsidRPr="001E7BAA">
        <w:t>语句以及</w:t>
      </w:r>
      <w:r w:rsidRPr="001E7BAA">
        <w:t>JPA</w:t>
      </w:r>
      <w:r w:rsidRPr="001E7BAA">
        <w:t>提供的接口对数据库进行</w:t>
      </w:r>
      <w:r w:rsidRPr="001E7BAA">
        <w:t>CRUD</w:t>
      </w:r>
      <w:r w:rsidRPr="001E7BAA">
        <w:t>操作的</w:t>
      </w:r>
      <w:r w:rsidRPr="001E7BAA">
        <w:t>Repo</w:t>
      </w:r>
      <w:r w:rsidRPr="001E7BAA">
        <w:t>层；为浏览器提供网络接口的控制层以及一个获取物联网平台消息的</w:t>
      </w:r>
      <w:r w:rsidRPr="001E7BAA">
        <w:t>AMQP</w:t>
      </w:r>
      <w:r w:rsidRPr="001E7BAA">
        <w:t>客户端。在业务服务代码之外配套有一个</w:t>
      </w:r>
      <w:r w:rsidRPr="001E7BAA">
        <w:t>MySQL</w:t>
      </w:r>
      <w:r w:rsidRPr="001E7BAA">
        <w:t>数据库，</w:t>
      </w:r>
      <w:r w:rsidR="001E7BAA">
        <w:rPr>
          <w:rFonts w:hint="eastAsia"/>
        </w:rPr>
        <w:t>用于</w:t>
      </w:r>
      <w:r w:rsidRPr="001E7BAA">
        <w:t>存储消息数据。</w:t>
      </w:r>
    </w:p>
    <w:p w14:paraId="55F32F46" w14:textId="77777777" w:rsidR="00EF6EA2" w:rsidRPr="001E7BAA" w:rsidRDefault="00AD60C7">
      <w:pPr>
        <w:pStyle w:val="CaptionedFigure"/>
        <w:spacing w:before="360"/>
      </w:pPr>
      <w:r w:rsidRPr="001E7BAA">
        <w:rPr>
          <w:noProof/>
        </w:rPr>
        <w:drawing>
          <wp:inline distT="0" distB="0" distL="0" distR="0" wp14:anchorId="67C79A65" wp14:editId="6F7AF8CB">
            <wp:extent cx="5930900" cy="4168089"/>
            <wp:effectExtent l="0" t="0" r="0" b="0"/>
            <wp:docPr id="1814884154" name="Picture" descr="代码类图"/>
            <wp:cNvGraphicFramePr/>
            <a:graphic xmlns:a="http://schemas.openxmlformats.org/drawingml/2006/main">
              <a:graphicData uri="http://schemas.openxmlformats.org/drawingml/2006/picture">
                <pic:pic xmlns:pic="http://schemas.openxmlformats.org/drawingml/2006/picture">
                  <pic:nvPicPr>
                    <pic:cNvPr id="0" name="Picture" descr="out/uml/spring/spring.svg"/>
                    <pic:cNvPicPr>
                      <a:picLocks noChangeAspect="1" noChangeArrowheads="1"/>
                    </pic:cNvPicPr>
                  </pic:nvPicPr>
                  <pic:blipFill>
                    <a:blip r:embed="rId44">
                      <a:extLst>
                        <a:ext uri="{96DAC541-7B7A-43D3-8B79-37D633B846F1}">
                          <asvg:svgBlip xmlns:asvg="http://schemas.microsoft.com/office/drawing/2016/SVG/main" r:embed="rId45"/>
                        </a:ext>
                      </a:extLst>
                    </a:blip>
                    <a:stretch>
                      <a:fillRect/>
                    </a:stretch>
                  </pic:blipFill>
                  <pic:spPr bwMode="auto">
                    <a:xfrm>
                      <a:off x="0" y="0"/>
                      <a:ext cx="5930900" cy="4168089"/>
                    </a:xfrm>
                    <a:prstGeom prst="rect">
                      <a:avLst/>
                    </a:prstGeom>
                    <a:noFill/>
                    <a:ln w="9525">
                      <a:noFill/>
                      <a:headEnd/>
                      <a:tailEnd/>
                    </a:ln>
                  </pic:spPr>
                </pic:pic>
              </a:graphicData>
            </a:graphic>
          </wp:inline>
        </w:drawing>
      </w:r>
    </w:p>
    <w:p w14:paraId="6D697A87" w14:textId="77777777" w:rsidR="00EF6EA2" w:rsidRPr="001E7BAA" w:rsidRDefault="00AD60C7">
      <w:pPr>
        <w:pStyle w:val="ImageCaption"/>
        <w:spacing w:after="360"/>
      </w:pPr>
      <w:bookmarkStart w:id="119" w:name="fig-spring"/>
      <w:r w:rsidRPr="001E7BAA">
        <w:t>代码类图</w:t>
      </w:r>
      <w:bookmarkEnd w:id="119"/>
    </w:p>
    <w:p w14:paraId="028E6EAE" w14:textId="77777777" w:rsidR="00EF6EA2" w:rsidRPr="001E7BAA" w:rsidRDefault="00AD60C7">
      <w:pPr>
        <w:pStyle w:val="3"/>
        <w:spacing w:before="120" w:after="120"/>
      </w:pPr>
      <w:bookmarkStart w:id="120" w:name="_Toc135495336"/>
      <w:r w:rsidRPr="001E7BAA">
        <w:t>实体层与数据库设计</w:t>
      </w:r>
      <w:bookmarkStart w:id="121" w:name="实体层与数据库设计"/>
      <w:bookmarkEnd w:id="120"/>
    </w:p>
    <w:p w14:paraId="2D38B066" w14:textId="32C0EC58" w:rsidR="00EF6EA2" w:rsidRPr="001E7BAA" w:rsidRDefault="00AD60C7">
      <w:pPr>
        <w:pStyle w:val="FirstParagraph"/>
        <w:ind w:firstLine="480"/>
      </w:pPr>
      <w:r w:rsidRPr="001E7BAA">
        <w:t>通过对</w:t>
      </w:r>
      <w:r w:rsidR="003E7D85" w:rsidRPr="001E7BAA">
        <w:t>AMQP</w:t>
      </w:r>
      <w:r w:rsidRPr="001E7BAA">
        <w:t>客户端接收到的消息进行解析，可以得到消息中的数据共有三种属性，考虑到主键及时间戳，数据库中相关表的结构如</w:t>
      </w:r>
      <w:r w:rsidRPr="001E7BAA">
        <w:fldChar w:fldCharType="begin"/>
      </w:r>
      <w:r w:rsidRPr="001E7BAA">
        <w:instrText>Ref tbl-enti \r</w:instrText>
      </w:r>
      <w:r w:rsidR="001E7BAA">
        <w:instrText xml:space="preserve"> \* MERGEFORMAT </w:instrText>
      </w:r>
      <w:r w:rsidRPr="001E7BAA">
        <w:fldChar w:fldCharType="separate"/>
      </w:r>
      <w:r w:rsidR="00137210">
        <w:rPr>
          <w:rFonts w:hint="eastAsia"/>
        </w:rPr>
        <w:t>表</w:t>
      </w:r>
      <w:r w:rsidR="00137210">
        <w:rPr>
          <w:rFonts w:hint="eastAsia"/>
        </w:rPr>
        <w:t>4-4</w:t>
      </w:r>
      <w:r w:rsidRPr="001E7BAA">
        <w:fldChar w:fldCharType="end"/>
      </w:r>
      <w:r w:rsidRPr="001E7BAA">
        <w:t>所示：</w:t>
      </w:r>
    </w:p>
    <w:p w14:paraId="72D412D1" w14:textId="77777777" w:rsidR="00EF6EA2" w:rsidRPr="005307B3" w:rsidRDefault="00AD60C7" w:rsidP="005307B3">
      <w:pPr>
        <w:pStyle w:val="TableCaption"/>
        <w:spacing w:beforeLines="0" w:line="300" w:lineRule="auto"/>
        <w:rPr>
          <w:sz w:val="21"/>
          <w:szCs w:val="21"/>
        </w:rPr>
      </w:pPr>
      <w:bookmarkStart w:id="122" w:name="tbl-enti"/>
      <w:r w:rsidRPr="005307B3">
        <w:rPr>
          <w:sz w:val="21"/>
          <w:szCs w:val="21"/>
        </w:rPr>
        <w:lastRenderedPageBreak/>
        <w:t>实体类及数据表</w:t>
      </w:r>
      <w:bookmarkEnd w:id="122"/>
    </w:p>
    <w:tbl>
      <w:tblPr>
        <w:tblStyle w:val="Table"/>
        <w:tblW w:w="0" w:type="pct"/>
        <w:tblLook w:val="0020" w:firstRow="1" w:lastRow="0" w:firstColumn="0" w:lastColumn="0" w:noHBand="0" w:noVBand="0"/>
      </w:tblPr>
      <w:tblGrid>
        <w:gridCol w:w="1091"/>
        <w:gridCol w:w="1694"/>
        <w:gridCol w:w="1896"/>
        <w:gridCol w:w="1896"/>
      </w:tblGrid>
      <w:tr w:rsidR="001E7BAA" w:rsidRPr="005307B3" w14:paraId="10B3A263"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CE2E3FF" w14:textId="77777777" w:rsidR="00EF6EA2" w:rsidRPr="005307B3" w:rsidRDefault="00AD60C7" w:rsidP="005307B3">
            <w:pPr>
              <w:pStyle w:val="Compact"/>
              <w:jc w:val="center"/>
              <w:rPr>
                <w:sz w:val="21"/>
                <w:szCs w:val="21"/>
              </w:rPr>
            </w:pPr>
            <w:r w:rsidRPr="005307B3">
              <w:rPr>
                <w:sz w:val="21"/>
                <w:szCs w:val="21"/>
              </w:rPr>
              <w:t>列名</w:t>
            </w:r>
          </w:p>
        </w:tc>
        <w:tc>
          <w:tcPr>
            <w:tcW w:w="0" w:type="auto"/>
            <w:vAlign w:val="bottom"/>
          </w:tcPr>
          <w:p w14:paraId="37518215" w14:textId="77777777" w:rsidR="00EF6EA2" w:rsidRPr="005307B3" w:rsidRDefault="00AD60C7" w:rsidP="005307B3">
            <w:pPr>
              <w:pStyle w:val="Compact"/>
              <w:jc w:val="center"/>
              <w:rPr>
                <w:sz w:val="21"/>
                <w:szCs w:val="21"/>
              </w:rPr>
            </w:pPr>
            <w:r w:rsidRPr="005307B3">
              <w:rPr>
                <w:sz w:val="21"/>
                <w:szCs w:val="21"/>
              </w:rPr>
              <w:t>含义</w:t>
            </w:r>
          </w:p>
        </w:tc>
        <w:tc>
          <w:tcPr>
            <w:tcW w:w="0" w:type="auto"/>
            <w:vAlign w:val="bottom"/>
          </w:tcPr>
          <w:p w14:paraId="4CF82E4E" w14:textId="77777777" w:rsidR="00EF6EA2" w:rsidRPr="005307B3" w:rsidRDefault="00AD60C7" w:rsidP="005307B3">
            <w:pPr>
              <w:pStyle w:val="Compact"/>
              <w:jc w:val="center"/>
              <w:rPr>
                <w:sz w:val="21"/>
                <w:szCs w:val="21"/>
              </w:rPr>
            </w:pPr>
            <w:r w:rsidRPr="005307B3">
              <w:rPr>
                <w:sz w:val="21"/>
                <w:szCs w:val="21"/>
              </w:rPr>
              <w:t>数据库中数据类型</w:t>
            </w:r>
          </w:p>
        </w:tc>
        <w:tc>
          <w:tcPr>
            <w:tcW w:w="0" w:type="auto"/>
            <w:vAlign w:val="bottom"/>
          </w:tcPr>
          <w:p w14:paraId="68153588" w14:textId="77777777" w:rsidR="00EF6EA2" w:rsidRPr="005307B3" w:rsidRDefault="00AD60C7" w:rsidP="005307B3">
            <w:pPr>
              <w:pStyle w:val="Compact"/>
              <w:jc w:val="center"/>
              <w:rPr>
                <w:sz w:val="21"/>
                <w:szCs w:val="21"/>
              </w:rPr>
            </w:pPr>
            <w:r w:rsidRPr="005307B3">
              <w:rPr>
                <w:sz w:val="21"/>
                <w:szCs w:val="21"/>
              </w:rPr>
              <w:t>实体类中数据类型</w:t>
            </w:r>
          </w:p>
        </w:tc>
      </w:tr>
      <w:tr w:rsidR="001E7BAA" w:rsidRPr="005307B3" w14:paraId="07E946B6" w14:textId="77777777">
        <w:tc>
          <w:tcPr>
            <w:tcW w:w="0" w:type="auto"/>
          </w:tcPr>
          <w:p w14:paraId="56696CBB" w14:textId="77777777" w:rsidR="00EF6EA2" w:rsidRPr="005307B3" w:rsidRDefault="00AD60C7" w:rsidP="005307B3">
            <w:pPr>
              <w:pStyle w:val="Compact"/>
              <w:jc w:val="center"/>
              <w:rPr>
                <w:sz w:val="21"/>
                <w:szCs w:val="21"/>
              </w:rPr>
            </w:pPr>
            <w:r w:rsidRPr="005307B3">
              <w:rPr>
                <w:sz w:val="21"/>
                <w:szCs w:val="21"/>
              </w:rPr>
              <w:t>id</w:t>
            </w:r>
          </w:p>
        </w:tc>
        <w:tc>
          <w:tcPr>
            <w:tcW w:w="0" w:type="auto"/>
          </w:tcPr>
          <w:p w14:paraId="257D27B0" w14:textId="77777777" w:rsidR="00EF6EA2" w:rsidRPr="005307B3" w:rsidRDefault="00AD60C7" w:rsidP="005307B3">
            <w:pPr>
              <w:pStyle w:val="Compact"/>
              <w:jc w:val="center"/>
              <w:rPr>
                <w:sz w:val="21"/>
                <w:szCs w:val="21"/>
              </w:rPr>
            </w:pPr>
            <w:r w:rsidRPr="005307B3">
              <w:rPr>
                <w:sz w:val="21"/>
                <w:szCs w:val="21"/>
              </w:rPr>
              <w:t>主键</w:t>
            </w:r>
          </w:p>
        </w:tc>
        <w:tc>
          <w:tcPr>
            <w:tcW w:w="0" w:type="auto"/>
          </w:tcPr>
          <w:p w14:paraId="4D68580A" w14:textId="77777777" w:rsidR="00EF6EA2" w:rsidRPr="005307B3" w:rsidRDefault="00AD60C7" w:rsidP="005307B3">
            <w:pPr>
              <w:pStyle w:val="Compact"/>
              <w:jc w:val="center"/>
              <w:rPr>
                <w:sz w:val="21"/>
                <w:szCs w:val="21"/>
              </w:rPr>
            </w:pPr>
            <w:r w:rsidRPr="005307B3">
              <w:rPr>
                <w:sz w:val="21"/>
                <w:szCs w:val="21"/>
              </w:rPr>
              <w:t>big int</w:t>
            </w:r>
          </w:p>
        </w:tc>
        <w:tc>
          <w:tcPr>
            <w:tcW w:w="0" w:type="auto"/>
          </w:tcPr>
          <w:p w14:paraId="37064DF3" w14:textId="77777777" w:rsidR="00EF6EA2" w:rsidRPr="005307B3" w:rsidRDefault="00AD60C7" w:rsidP="005307B3">
            <w:pPr>
              <w:pStyle w:val="Compact"/>
              <w:jc w:val="center"/>
              <w:rPr>
                <w:sz w:val="21"/>
                <w:szCs w:val="21"/>
              </w:rPr>
            </w:pPr>
            <w:r w:rsidRPr="005307B3">
              <w:rPr>
                <w:sz w:val="21"/>
                <w:szCs w:val="21"/>
              </w:rPr>
              <w:t>Long int</w:t>
            </w:r>
          </w:p>
        </w:tc>
      </w:tr>
      <w:tr w:rsidR="001E7BAA" w:rsidRPr="005307B3" w14:paraId="54B105CD" w14:textId="77777777">
        <w:tc>
          <w:tcPr>
            <w:tcW w:w="0" w:type="auto"/>
          </w:tcPr>
          <w:p w14:paraId="1B4A6905" w14:textId="77777777" w:rsidR="00EF6EA2" w:rsidRPr="005307B3" w:rsidRDefault="00AD60C7" w:rsidP="005307B3">
            <w:pPr>
              <w:pStyle w:val="Compact"/>
              <w:jc w:val="center"/>
              <w:rPr>
                <w:sz w:val="21"/>
                <w:szCs w:val="21"/>
              </w:rPr>
            </w:pPr>
            <w:r w:rsidRPr="005307B3">
              <w:rPr>
                <w:sz w:val="21"/>
                <w:szCs w:val="21"/>
              </w:rPr>
              <w:t>topic</w:t>
            </w:r>
          </w:p>
        </w:tc>
        <w:tc>
          <w:tcPr>
            <w:tcW w:w="0" w:type="auto"/>
          </w:tcPr>
          <w:p w14:paraId="10ABA170" w14:textId="77777777" w:rsidR="00EF6EA2" w:rsidRPr="005307B3" w:rsidRDefault="00AD60C7" w:rsidP="005307B3">
            <w:pPr>
              <w:pStyle w:val="Compact"/>
              <w:jc w:val="center"/>
              <w:rPr>
                <w:sz w:val="21"/>
                <w:szCs w:val="21"/>
              </w:rPr>
            </w:pPr>
            <w:r w:rsidRPr="005307B3">
              <w:rPr>
                <w:sz w:val="21"/>
                <w:szCs w:val="21"/>
              </w:rPr>
              <w:t>MQTT</w:t>
            </w:r>
            <w:r w:rsidRPr="005307B3">
              <w:rPr>
                <w:sz w:val="21"/>
                <w:szCs w:val="21"/>
              </w:rPr>
              <w:t>消息主题</w:t>
            </w:r>
          </w:p>
        </w:tc>
        <w:tc>
          <w:tcPr>
            <w:tcW w:w="0" w:type="auto"/>
          </w:tcPr>
          <w:p w14:paraId="235CF724" w14:textId="77777777" w:rsidR="00EF6EA2" w:rsidRPr="005307B3" w:rsidRDefault="00AD60C7" w:rsidP="005307B3">
            <w:pPr>
              <w:pStyle w:val="Compact"/>
              <w:jc w:val="center"/>
              <w:rPr>
                <w:sz w:val="21"/>
                <w:szCs w:val="21"/>
              </w:rPr>
            </w:pPr>
            <w:r w:rsidRPr="005307B3">
              <w:rPr>
                <w:sz w:val="21"/>
                <w:szCs w:val="21"/>
              </w:rPr>
              <w:t>var char</w:t>
            </w:r>
          </w:p>
        </w:tc>
        <w:tc>
          <w:tcPr>
            <w:tcW w:w="0" w:type="auto"/>
          </w:tcPr>
          <w:p w14:paraId="4081F56C" w14:textId="77777777" w:rsidR="00EF6EA2" w:rsidRPr="005307B3" w:rsidRDefault="00AD60C7" w:rsidP="005307B3">
            <w:pPr>
              <w:pStyle w:val="Compact"/>
              <w:jc w:val="center"/>
              <w:rPr>
                <w:sz w:val="21"/>
                <w:szCs w:val="21"/>
              </w:rPr>
            </w:pPr>
            <w:r w:rsidRPr="005307B3">
              <w:rPr>
                <w:sz w:val="21"/>
                <w:szCs w:val="21"/>
              </w:rPr>
              <w:t>String</w:t>
            </w:r>
          </w:p>
        </w:tc>
      </w:tr>
      <w:tr w:rsidR="001E7BAA" w:rsidRPr="005307B3" w14:paraId="55CD56ED" w14:textId="77777777">
        <w:tc>
          <w:tcPr>
            <w:tcW w:w="0" w:type="auto"/>
          </w:tcPr>
          <w:p w14:paraId="263873F3" w14:textId="77777777" w:rsidR="00EF6EA2" w:rsidRPr="005307B3" w:rsidRDefault="00AD60C7" w:rsidP="005307B3">
            <w:pPr>
              <w:pStyle w:val="Compact"/>
              <w:jc w:val="center"/>
              <w:rPr>
                <w:sz w:val="21"/>
                <w:szCs w:val="21"/>
              </w:rPr>
            </w:pPr>
            <w:r w:rsidRPr="005307B3">
              <w:rPr>
                <w:sz w:val="21"/>
                <w:szCs w:val="21"/>
              </w:rPr>
              <w:t>content</w:t>
            </w:r>
          </w:p>
        </w:tc>
        <w:tc>
          <w:tcPr>
            <w:tcW w:w="0" w:type="auto"/>
          </w:tcPr>
          <w:p w14:paraId="5EC4E906" w14:textId="77777777" w:rsidR="00EF6EA2" w:rsidRPr="005307B3" w:rsidRDefault="00AD60C7" w:rsidP="005307B3">
            <w:pPr>
              <w:pStyle w:val="Compact"/>
              <w:jc w:val="center"/>
              <w:rPr>
                <w:sz w:val="21"/>
                <w:szCs w:val="21"/>
              </w:rPr>
            </w:pPr>
            <w:r w:rsidRPr="005307B3">
              <w:rPr>
                <w:sz w:val="21"/>
                <w:szCs w:val="21"/>
              </w:rPr>
              <w:t>MQTT</w:t>
            </w:r>
            <w:r w:rsidRPr="005307B3">
              <w:rPr>
                <w:sz w:val="21"/>
                <w:szCs w:val="21"/>
              </w:rPr>
              <w:t>消息内容</w:t>
            </w:r>
          </w:p>
        </w:tc>
        <w:tc>
          <w:tcPr>
            <w:tcW w:w="0" w:type="auto"/>
          </w:tcPr>
          <w:p w14:paraId="432C6A6A" w14:textId="77777777" w:rsidR="00EF6EA2" w:rsidRPr="005307B3" w:rsidRDefault="00AD60C7" w:rsidP="005307B3">
            <w:pPr>
              <w:pStyle w:val="Compact"/>
              <w:jc w:val="center"/>
              <w:rPr>
                <w:sz w:val="21"/>
                <w:szCs w:val="21"/>
              </w:rPr>
            </w:pPr>
            <w:r w:rsidRPr="005307B3">
              <w:rPr>
                <w:sz w:val="21"/>
                <w:szCs w:val="21"/>
              </w:rPr>
              <w:t>var</w:t>
            </w:r>
          </w:p>
        </w:tc>
        <w:tc>
          <w:tcPr>
            <w:tcW w:w="0" w:type="auto"/>
          </w:tcPr>
          <w:p w14:paraId="19FB392E" w14:textId="77777777" w:rsidR="00EF6EA2" w:rsidRPr="005307B3" w:rsidRDefault="00AD60C7" w:rsidP="005307B3">
            <w:pPr>
              <w:pStyle w:val="Compact"/>
              <w:jc w:val="center"/>
              <w:rPr>
                <w:sz w:val="21"/>
                <w:szCs w:val="21"/>
              </w:rPr>
            </w:pPr>
            <w:r w:rsidRPr="005307B3">
              <w:rPr>
                <w:sz w:val="21"/>
                <w:szCs w:val="21"/>
              </w:rPr>
              <w:t>char</w:t>
            </w:r>
          </w:p>
        </w:tc>
      </w:tr>
      <w:tr w:rsidR="001E7BAA" w:rsidRPr="005307B3" w14:paraId="7BA9A45A" w14:textId="77777777">
        <w:tc>
          <w:tcPr>
            <w:tcW w:w="0" w:type="auto"/>
          </w:tcPr>
          <w:p w14:paraId="418CAB4C" w14:textId="77777777" w:rsidR="00EF6EA2" w:rsidRPr="005307B3" w:rsidRDefault="00AD60C7" w:rsidP="005307B3">
            <w:pPr>
              <w:pStyle w:val="Compact"/>
              <w:jc w:val="center"/>
              <w:rPr>
                <w:sz w:val="21"/>
                <w:szCs w:val="21"/>
              </w:rPr>
            </w:pPr>
            <w:r w:rsidRPr="005307B3">
              <w:rPr>
                <w:sz w:val="21"/>
                <w:szCs w:val="21"/>
              </w:rPr>
              <w:t>timestamp</w:t>
            </w:r>
          </w:p>
        </w:tc>
        <w:tc>
          <w:tcPr>
            <w:tcW w:w="0" w:type="auto"/>
          </w:tcPr>
          <w:p w14:paraId="4C945D59" w14:textId="77777777" w:rsidR="00EF6EA2" w:rsidRPr="005307B3" w:rsidRDefault="00AD60C7" w:rsidP="005307B3">
            <w:pPr>
              <w:pStyle w:val="Compact"/>
              <w:jc w:val="center"/>
              <w:rPr>
                <w:sz w:val="21"/>
                <w:szCs w:val="21"/>
              </w:rPr>
            </w:pPr>
            <w:r w:rsidRPr="005307B3">
              <w:rPr>
                <w:sz w:val="21"/>
                <w:szCs w:val="21"/>
              </w:rPr>
              <w:t>时间戳</w:t>
            </w:r>
          </w:p>
        </w:tc>
        <w:tc>
          <w:tcPr>
            <w:tcW w:w="0" w:type="auto"/>
          </w:tcPr>
          <w:p w14:paraId="72CDF7E5" w14:textId="77777777" w:rsidR="00EF6EA2" w:rsidRPr="005307B3" w:rsidRDefault="00AD60C7" w:rsidP="005307B3">
            <w:pPr>
              <w:pStyle w:val="Compact"/>
              <w:jc w:val="center"/>
              <w:rPr>
                <w:sz w:val="21"/>
                <w:szCs w:val="21"/>
              </w:rPr>
            </w:pPr>
            <w:r w:rsidRPr="005307B3">
              <w:rPr>
                <w:sz w:val="21"/>
                <w:szCs w:val="21"/>
              </w:rPr>
              <w:t>timestamp</w:t>
            </w:r>
          </w:p>
        </w:tc>
        <w:tc>
          <w:tcPr>
            <w:tcW w:w="0" w:type="auto"/>
          </w:tcPr>
          <w:p w14:paraId="62AC00DA" w14:textId="77777777" w:rsidR="00EF6EA2" w:rsidRPr="005307B3" w:rsidRDefault="00AD60C7" w:rsidP="005307B3">
            <w:pPr>
              <w:pStyle w:val="Compact"/>
              <w:jc w:val="center"/>
              <w:rPr>
                <w:sz w:val="21"/>
                <w:szCs w:val="21"/>
              </w:rPr>
            </w:pPr>
            <w:r w:rsidRPr="005307B3">
              <w:rPr>
                <w:sz w:val="21"/>
                <w:szCs w:val="21"/>
              </w:rPr>
              <w:t>Timestamp</w:t>
            </w:r>
          </w:p>
        </w:tc>
      </w:tr>
    </w:tbl>
    <w:p w14:paraId="361305E2" w14:textId="77777777" w:rsidR="00EF6EA2" w:rsidRPr="001E7BAA" w:rsidRDefault="00AD60C7">
      <w:pPr>
        <w:pStyle w:val="a0"/>
        <w:ind w:firstLine="480"/>
      </w:pPr>
      <w:r w:rsidRPr="001E7BAA">
        <w:t>id</w:t>
      </w:r>
      <w:r w:rsidRPr="001E7BAA">
        <w:t>字段为该表的主键，其值为非空且被设置为自增类型，这样在表新增数据的同时不需要手动的赋值，数据库会自动的为</w:t>
      </w:r>
      <w:r w:rsidRPr="001E7BAA">
        <w:t>id</w:t>
      </w:r>
      <w:r w:rsidRPr="001E7BAA">
        <w:t>字段生成唯一的值，其相关代码如下所示：</w:t>
      </w:r>
    </w:p>
    <w:p w14:paraId="12D58C3E" w14:textId="77777777" w:rsidR="00EF6EA2" w:rsidRPr="001E7BAA" w:rsidRDefault="00AD60C7">
      <w:pPr>
        <w:pStyle w:val="SourceCode"/>
      </w:pPr>
      <w:r w:rsidRPr="001E7BAA">
        <w:rPr>
          <w:rStyle w:val="AttributeTok"/>
          <w:color w:val="auto"/>
        </w:rPr>
        <w:t>@Id</w:t>
      </w:r>
      <w:r w:rsidRPr="001E7BAA">
        <w:br/>
      </w:r>
      <w:r w:rsidRPr="001E7BAA">
        <w:rPr>
          <w:rStyle w:val="AttributeTok"/>
          <w:color w:val="auto"/>
        </w:rPr>
        <w:t>@GeneratedValue</w:t>
      </w:r>
      <w:r w:rsidRPr="001E7BAA">
        <w:rPr>
          <w:rStyle w:val="NormalTok"/>
        </w:rPr>
        <w:t>(strategy = GenerationType.</w:t>
      </w:r>
      <w:r w:rsidRPr="001E7BAA">
        <w:rPr>
          <w:rStyle w:val="FunctionTok"/>
          <w:color w:val="auto"/>
        </w:rPr>
        <w:t>IDENTITY</w:t>
      </w:r>
      <w:r w:rsidRPr="001E7BAA">
        <w:rPr>
          <w:rStyle w:val="NormalTok"/>
        </w:rPr>
        <w:t>)</w:t>
      </w:r>
      <w:r w:rsidRPr="001E7BAA">
        <w:br/>
      </w:r>
      <w:r w:rsidRPr="001E7BAA">
        <w:rPr>
          <w:rStyle w:val="AttributeTok"/>
          <w:color w:val="auto"/>
        </w:rPr>
        <w:t>@Column</w:t>
      </w:r>
      <w:r w:rsidRPr="001E7BAA">
        <w:rPr>
          <w:rStyle w:val="NormalTok"/>
        </w:rPr>
        <w:t xml:space="preserve">(name = </w:t>
      </w:r>
      <w:r w:rsidRPr="001E7BAA">
        <w:rPr>
          <w:rStyle w:val="StringTok"/>
          <w:color w:val="auto"/>
        </w:rPr>
        <w:t>"id"</w:t>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BuiltInTok"/>
        </w:rPr>
        <w:t>Long</w:t>
      </w:r>
      <w:r w:rsidRPr="001E7BAA">
        <w:rPr>
          <w:rStyle w:val="NormalTok"/>
        </w:rPr>
        <w:t xml:space="preserve"> id;</w:t>
      </w:r>
    </w:p>
    <w:p w14:paraId="2571D189" w14:textId="77777777" w:rsidR="00EF6EA2" w:rsidRPr="001E7BAA" w:rsidRDefault="00AD60C7">
      <w:pPr>
        <w:pStyle w:val="FirstParagraph"/>
        <w:ind w:firstLine="480"/>
      </w:pPr>
      <w:r w:rsidRPr="001E7BAA">
        <w:t>在上述示例代码中，使用</w:t>
      </w:r>
      <w:r w:rsidRPr="001E7BAA">
        <w:t>@Id</w:t>
      </w:r>
      <w:r w:rsidRPr="001E7BAA">
        <w:t>注解来指定</w:t>
      </w:r>
      <w:r w:rsidRPr="001E7BAA">
        <w:t>id</w:t>
      </w:r>
      <w:r w:rsidRPr="001E7BAA">
        <w:t>属性为该实体类的主键；使用</w:t>
      </w:r>
      <w:r w:rsidRPr="001E7BAA">
        <w:t>@Column(name = “id”)</w:t>
      </w:r>
      <w:r w:rsidRPr="001E7BAA">
        <w:t>注解来指明该属性对应于数据库相应表中的</w:t>
      </w:r>
      <w:r w:rsidRPr="001E7BAA">
        <w:t>id</w:t>
      </w:r>
      <w:r w:rsidRPr="001E7BAA">
        <w:t>列；使用</w:t>
      </w:r>
      <w:r w:rsidRPr="001E7BAA">
        <w:t>@GeneratedValue</w:t>
      </w:r>
      <w:r w:rsidRPr="001E7BAA">
        <w:t>注解来指定主键的生成策略为</w:t>
      </w:r>
      <w:r w:rsidRPr="001E7BAA">
        <w:t>GenerationType.IDENTITY</w:t>
      </w:r>
      <w:r w:rsidRPr="001E7BAA">
        <w:t>，表示使用的是自增长主键，于此同时，也需要在数据库中对字段</w:t>
      </w:r>
      <w:r w:rsidRPr="001E7BAA">
        <w:t>id</w:t>
      </w:r>
      <w:r w:rsidRPr="001E7BAA">
        <w:t>进行设置，以使得该字段具有自增的能力。在创建表的时候，可以使用如下的</w:t>
      </w:r>
      <w:r w:rsidRPr="001E7BAA">
        <w:t>SQL</w:t>
      </w:r>
      <w:r w:rsidRPr="001E7BAA">
        <w:t>语句对字段</w:t>
      </w:r>
      <w:r w:rsidRPr="001E7BAA">
        <w:t>id</w:t>
      </w:r>
      <w:r w:rsidRPr="001E7BAA">
        <w:t>进行设置：</w:t>
      </w:r>
    </w:p>
    <w:p w14:paraId="1A80324A" w14:textId="77777777" w:rsidR="00EF6EA2" w:rsidRPr="001E7BAA" w:rsidRDefault="00AD60C7">
      <w:pPr>
        <w:pStyle w:val="SourceCode"/>
      </w:pPr>
      <w:r w:rsidRPr="001E7BAA">
        <w:rPr>
          <w:rStyle w:val="NormalTok"/>
        </w:rPr>
        <w:t xml:space="preserve">CREATE TABLE </w:t>
      </w:r>
      <w:r w:rsidRPr="001E7BAA">
        <w:rPr>
          <w:rStyle w:val="FunctionTok"/>
          <w:color w:val="auto"/>
        </w:rPr>
        <w:t>amqpmessage</w:t>
      </w:r>
      <w:r w:rsidRPr="001E7BAA">
        <w:rPr>
          <w:rStyle w:val="NormalTok"/>
        </w:rPr>
        <w:t xml:space="preserve"> (</w:t>
      </w:r>
      <w:r w:rsidRPr="001E7BAA">
        <w:br/>
      </w:r>
      <w:r w:rsidRPr="001E7BAA">
        <w:rPr>
          <w:rStyle w:val="NormalTok"/>
        </w:rPr>
        <w:t xml:space="preserve">  id BIGINT UNSIGNED NOT NULL AUTO_INCREMENT PRIMARY KEY</w:t>
      </w:r>
      <w:r w:rsidRPr="001E7BAA">
        <w:br/>
      </w:r>
      <w:r w:rsidRPr="001E7BAA">
        <w:rPr>
          <w:rStyle w:val="NormalTok"/>
        </w:rPr>
        <w:t>);</w:t>
      </w:r>
    </w:p>
    <w:p w14:paraId="4315F93B" w14:textId="77777777" w:rsidR="00EF6EA2" w:rsidRPr="001E7BAA" w:rsidRDefault="00AD60C7">
      <w:pPr>
        <w:pStyle w:val="FirstParagraph"/>
        <w:ind w:firstLine="480"/>
      </w:pPr>
      <w:r w:rsidRPr="001E7BAA">
        <w:t>注意，使用自增主键时，插</w:t>
      </w:r>
      <w:r w:rsidRPr="001E7BAA">
        <w:t>入记录的时候不能指定主键值，否则如果程序指定的主键在数据表中存在，则会发生主键冲突，导致插入操作失败。</w:t>
      </w:r>
    </w:p>
    <w:p w14:paraId="069178FE" w14:textId="7EC609E1" w:rsidR="001E7BAA" w:rsidRPr="001E7BAA" w:rsidRDefault="00AD60C7" w:rsidP="001E7BAA">
      <w:pPr>
        <w:pStyle w:val="a0"/>
        <w:ind w:firstLine="480"/>
      </w:pPr>
      <w:r w:rsidRPr="001E7BAA">
        <w:t>为存储设备消息的到达时间，以便于按照消息的新旧来展示可视化的展示环境数据，在</w:t>
      </w:r>
      <w:r w:rsidRPr="001E7BAA">
        <w:t>MySQL</w:t>
      </w:r>
      <w:r w:rsidRPr="001E7BAA">
        <w:t>中，存储时间主要有两种数据类型，分别为</w:t>
      </w:r>
      <w:proofErr w:type="spellStart"/>
      <w:r w:rsidRPr="001E7BAA">
        <w:t>datatime</w:t>
      </w:r>
      <w:proofErr w:type="spellEnd"/>
      <w:r w:rsidRPr="001E7BAA">
        <w:t>类型与</w:t>
      </w:r>
      <w:r w:rsidRPr="001E7BAA">
        <w:t>timestamp</w:t>
      </w:r>
      <w:r w:rsidRPr="001E7BAA">
        <w:t>类型，二者的对比如</w:t>
      </w:r>
      <w:r w:rsidRPr="001E7BAA">
        <w:fldChar w:fldCharType="begin"/>
      </w:r>
      <w:r w:rsidRPr="001E7BAA">
        <w:instrText>Ref tbl-time \r</w:instrText>
      </w:r>
      <w:r w:rsidR="001E7BAA">
        <w:instrText xml:space="preserve"> \* MERGEFORMAT </w:instrText>
      </w:r>
      <w:r w:rsidRPr="001E7BAA">
        <w:fldChar w:fldCharType="separate"/>
      </w:r>
      <w:r w:rsidR="00137210">
        <w:rPr>
          <w:rFonts w:hint="eastAsia"/>
        </w:rPr>
        <w:t>表</w:t>
      </w:r>
      <w:r w:rsidR="00137210">
        <w:rPr>
          <w:rFonts w:hint="eastAsia"/>
        </w:rPr>
        <w:t>4-5</w:t>
      </w:r>
      <w:r w:rsidRPr="001E7BAA">
        <w:fldChar w:fldCharType="end"/>
      </w:r>
      <w:r w:rsidRPr="001E7BAA">
        <w:t>所示：</w:t>
      </w:r>
    </w:p>
    <w:p w14:paraId="53FE3800" w14:textId="77777777" w:rsidR="00EF6EA2" w:rsidRPr="007874A7" w:rsidRDefault="00AD60C7" w:rsidP="007874A7">
      <w:pPr>
        <w:pStyle w:val="TableCaption"/>
        <w:spacing w:beforeLines="0" w:line="300" w:lineRule="auto"/>
        <w:rPr>
          <w:sz w:val="21"/>
          <w:szCs w:val="21"/>
        </w:rPr>
      </w:pPr>
      <w:bookmarkStart w:id="123" w:name="tbl-time"/>
      <w:r w:rsidRPr="007874A7">
        <w:rPr>
          <w:sz w:val="21"/>
          <w:szCs w:val="21"/>
        </w:rPr>
        <w:t>时间类型对比</w:t>
      </w:r>
      <w:bookmarkEnd w:id="123"/>
    </w:p>
    <w:tbl>
      <w:tblPr>
        <w:tblStyle w:val="Table"/>
        <w:tblW w:w="5000" w:type="pct"/>
        <w:tblLook w:val="0020" w:firstRow="1" w:lastRow="0" w:firstColumn="0" w:lastColumn="0" w:noHBand="0" w:noVBand="0"/>
      </w:tblPr>
      <w:tblGrid>
        <w:gridCol w:w="1430"/>
        <w:gridCol w:w="876"/>
        <w:gridCol w:w="2297"/>
        <w:gridCol w:w="222"/>
        <w:gridCol w:w="3271"/>
        <w:gridCol w:w="1475"/>
      </w:tblGrid>
      <w:tr w:rsidR="001E7BAA" w:rsidRPr="007874A7" w14:paraId="6C9F2AE2" w14:textId="77777777" w:rsidTr="009D09FE">
        <w:trPr>
          <w:cnfStyle w:val="100000000000" w:firstRow="1" w:lastRow="0" w:firstColumn="0" w:lastColumn="0" w:oddVBand="0" w:evenVBand="0" w:oddHBand="0" w:evenHBand="0" w:firstRowFirstColumn="0" w:firstRowLastColumn="0" w:lastRowFirstColumn="0" w:lastRowLastColumn="0"/>
        </w:trPr>
        <w:tc>
          <w:tcPr>
            <w:tcW w:w="0" w:type="auto"/>
          </w:tcPr>
          <w:p w14:paraId="5AB73E93" w14:textId="77777777" w:rsidR="001E7BAA" w:rsidRPr="007874A7" w:rsidRDefault="001E7BAA" w:rsidP="007874A7">
            <w:pPr>
              <w:pStyle w:val="Compact"/>
              <w:jc w:val="center"/>
              <w:rPr>
                <w:sz w:val="21"/>
                <w:szCs w:val="21"/>
              </w:rPr>
            </w:pPr>
            <w:r w:rsidRPr="007874A7">
              <w:rPr>
                <w:sz w:val="21"/>
                <w:szCs w:val="21"/>
              </w:rPr>
              <w:t>日期类型</w:t>
            </w:r>
          </w:p>
        </w:tc>
        <w:tc>
          <w:tcPr>
            <w:tcW w:w="0" w:type="auto"/>
          </w:tcPr>
          <w:p w14:paraId="42E880CB" w14:textId="77777777" w:rsidR="001E7BAA" w:rsidRPr="007874A7" w:rsidRDefault="001E7BAA" w:rsidP="007874A7">
            <w:pPr>
              <w:pStyle w:val="Compact"/>
              <w:jc w:val="center"/>
              <w:rPr>
                <w:sz w:val="21"/>
                <w:szCs w:val="21"/>
              </w:rPr>
            </w:pPr>
            <w:r w:rsidRPr="007874A7">
              <w:rPr>
                <w:sz w:val="21"/>
                <w:szCs w:val="21"/>
              </w:rPr>
              <w:t>占用空间</w:t>
            </w:r>
          </w:p>
        </w:tc>
        <w:tc>
          <w:tcPr>
            <w:tcW w:w="0" w:type="auto"/>
          </w:tcPr>
          <w:p w14:paraId="6CA1BB18" w14:textId="77777777" w:rsidR="001E7BAA" w:rsidRPr="007874A7" w:rsidRDefault="001E7BAA" w:rsidP="007874A7">
            <w:pPr>
              <w:pStyle w:val="Compact"/>
              <w:jc w:val="center"/>
              <w:rPr>
                <w:sz w:val="21"/>
                <w:szCs w:val="21"/>
              </w:rPr>
            </w:pPr>
            <w:r w:rsidRPr="007874A7">
              <w:rPr>
                <w:sz w:val="21"/>
                <w:szCs w:val="21"/>
              </w:rPr>
              <w:t>日期格式</w:t>
            </w:r>
          </w:p>
        </w:tc>
        <w:tc>
          <w:tcPr>
            <w:tcW w:w="0" w:type="auto"/>
          </w:tcPr>
          <w:p w14:paraId="573F738E" w14:textId="77777777" w:rsidR="001E7BAA" w:rsidRPr="007874A7" w:rsidRDefault="001E7BAA" w:rsidP="007874A7">
            <w:pPr>
              <w:pStyle w:val="Compact"/>
              <w:jc w:val="center"/>
              <w:rPr>
                <w:sz w:val="21"/>
                <w:szCs w:val="21"/>
              </w:rPr>
            </w:pPr>
          </w:p>
        </w:tc>
        <w:tc>
          <w:tcPr>
            <w:tcW w:w="0" w:type="auto"/>
          </w:tcPr>
          <w:p w14:paraId="13936F46" w14:textId="262AE928" w:rsidR="001E7BAA" w:rsidRPr="007874A7" w:rsidRDefault="001E7BAA" w:rsidP="007874A7">
            <w:pPr>
              <w:pStyle w:val="Compact"/>
              <w:jc w:val="center"/>
              <w:rPr>
                <w:sz w:val="21"/>
                <w:szCs w:val="21"/>
              </w:rPr>
            </w:pPr>
            <w:r w:rsidRPr="007874A7">
              <w:rPr>
                <w:sz w:val="21"/>
                <w:szCs w:val="21"/>
              </w:rPr>
              <w:t>日期范围</w:t>
            </w:r>
          </w:p>
        </w:tc>
        <w:tc>
          <w:tcPr>
            <w:tcW w:w="0" w:type="auto"/>
            <w:vAlign w:val="bottom"/>
          </w:tcPr>
          <w:p w14:paraId="1A20851B" w14:textId="77777777" w:rsidR="001E7BAA" w:rsidRPr="007874A7" w:rsidRDefault="001E7BAA" w:rsidP="007874A7">
            <w:pPr>
              <w:pStyle w:val="Compact"/>
              <w:jc w:val="center"/>
              <w:rPr>
                <w:sz w:val="21"/>
                <w:szCs w:val="21"/>
              </w:rPr>
            </w:pPr>
            <w:r w:rsidRPr="007874A7">
              <w:rPr>
                <w:sz w:val="21"/>
                <w:szCs w:val="21"/>
              </w:rPr>
              <w:t>是否存在时区问题</w:t>
            </w:r>
          </w:p>
        </w:tc>
      </w:tr>
      <w:tr w:rsidR="001E7BAA" w:rsidRPr="007874A7" w14:paraId="5AEB3DB9" w14:textId="77777777" w:rsidTr="009D09FE">
        <w:tc>
          <w:tcPr>
            <w:tcW w:w="0" w:type="auto"/>
          </w:tcPr>
          <w:p w14:paraId="313D0448" w14:textId="77777777" w:rsidR="001E7BAA" w:rsidRPr="007874A7" w:rsidRDefault="001E7BAA" w:rsidP="007874A7">
            <w:pPr>
              <w:pStyle w:val="Compact"/>
              <w:jc w:val="center"/>
              <w:rPr>
                <w:sz w:val="21"/>
                <w:szCs w:val="21"/>
              </w:rPr>
            </w:pPr>
            <w:r w:rsidRPr="007874A7">
              <w:rPr>
                <w:sz w:val="21"/>
                <w:szCs w:val="21"/>
              </w:rPr>
              <w:t>DATATIME</w:t>
            </w:r>
          </w:p>
        </w:tc>
        <w:tc>
          <w:tcPr>
            <w:tcW w:w="0" w:type="auto"/>
          </w:tcPr>
          <w:p w14:paraId="0CDA1274" w14:textId="2F6FADD6" w:rsidR="001E7BAA" w:rsidRPr="007874A7" w:rsidRDefault="001E7BAA" w:rsidP="007874A7">
            <w:pPr>
              <w:pStyle w:val="Compact"/>
              <w:jc w:val="center"/>
              <w:rPr>
                <w:sz w:val="21"/>
                <w:szCs w:val="21"/>
              </w:rPr>
            </w:pPr>
            <w:r w:rsidRPr="007874A7">
              <w:rPr>
                <w:sz w:val="21"/>
                <w:szCs w:val="21"/>
              </w:rPr>
              <w:t>8</w:t>
            </w:r>
            <w:r w:rsidRPr="007874A7">
              <w:rPr>
                <w:sz w:val="21"/>
                <w:szCs w:val="21"/>
              </w:rPr>
              <w:t>字节</w:t>
            </w:r>
          </w:p>
        </w:tc>
        <w:tc>
          <w:tcPr>
            <w:tcW w:w="0" w:type="auto"/>
          </w:tcPr>
          <w:p w14:paraId="2502ACE1" w14:textId="77777777" w:rsidR="001E7BAA" w:rsidRPr="007874A7" w:rsidRDefault="001E7BAA" w:rsidP="007874A7">
            <w:pPr>
              <w:pStyle w:val="Compact"/>
              <w:jc w:val="center"/>
              <w:rPr>
                <w:sz w:val="21"/>
                <w:szCs w:val="21"/>
              </w:rPr>
            </w:pPr>
            <w:r w:rsidRPr="007874A7">
              <w:rPr>
                <w:sz w:val="21"/>
                <w:szCs w:val="21"/>
              </w:rPr>
              <w:t>YYYY-MM-DD HH:MM:SS</w:t>
            </w:r>
          </w:p>
        </w:tc>
        <w:tc>
          <w:tcPr>
            <w:tcW w:w="0" w:type="auto"/>
          </w:tcPr>
          <w:p w14:paraId="2D15EFCA" w14:textId="77777777" w:rsidR="001E7BAA" w:rsidRPr="007874A7" w:rsidRDefault="001E7BAA" w:rsidP="007874A7">
            <w:pPr>
              <w:pStyle w:val="Compact"/>
              <w:jc w:val="center"/>
              <w:rPr>
                <w:sz w:val="21"/>
                <w:szCs w:val="21"/>
              </w:rPr>
            </w:pPr>
          </w:p>
        </w:tc>
        <w:tc>
          <w:tcPr>
            <w:tcW w:w="0" w:type="auto"/>
          </w:tcPr>
          <w:p w14:paraId="72AF0B2D" w14:textId="3840E820" w:rsidR="001E7BAA" w:rsidRPr="007874A7" w:rsidRDefault="001E7BAA" w:rsidP="007874A7">
            <w:pPr>
              <w:pStyle w:val="Compact"/>
              <w:jc w:val="center"/>
              <w:rPr>
                <w:sz w:val="21"/>
                <w:szCs w:val="21"/>
              </w:rPr>
            </w:pPr>
            <w:r w:rsidRPr="007874A7">
              <w:rPr>
                <w:sz w:val="21"/>
                <w:szCs w:val="21"/>
              </w:rPr>
              <w:t xml:space="preserve">1000-01-01 00:00:00 </w:t>
            </w:r>
            <w:r w:rsidRPr="007874A7">
              <w:rPr>
                <w:sz w:val="21"/>
                <w:szCs w:val="21"/>
              </w:rPr>
              <w:t>～</w:t>
            </w:r>
            <w:r w:rsidRPr="007874A7">
              <w:rPr>
                <w:sz w:val="21"/>
                <w:szCs w:val="21"/>
              </w:rPr>
              <w:t xml:space="preserve"> 9999-12-31 23:59:59</w:t>
            </w:r>
          </w:p>
        </w:tc>
        <w:tc>
          <w:tcPr>
            <w:tcW w:w="0" w:type="auto"/>
          </w:tcPr>
          <w:p w14:paraId="404CBC94" w14:textId="77777777" w:rsidR="001E7BAA" w:rsidRPr="007874A7" w:rsidRDefault="001E7BAA" w:rsidP="007874A7">
            <w:pPr>
              <w:pStyle w:val="Compact"/>
              <w:jc w:val="center"/>
              <w:rPr>
                <w:sz w:val="21"/>
                <w:szCs w:val="21"/>
              </w:rPr>
            </w:pPr>
            <w:r w:rsidRPr="007874A7">
              <w:rPr>
                <w:sz w:val="21"/>
                <w:szCs w:val="21"/>
              </w:rPr>
              <w:t>是</w:t>
            </w:r>
          </w:p>
        </w:tc>
      </w:tr>
      <w:tr w:rsidR="001E7BAA" w:rsidRPr="007874A7" w14:paraId="5097F548" w14:textId="77777777" w:rsidTr="009D09FE">
        <w:tc>
          <w:tcPr>
            <w:tcW w:w="0" w:type="auto"/>
          </w:tcPr>
          <w:p w14:paraId="0DABD8BF" w14:textId="77777777" w:rsidR="001E7BAA" w:rsidRPr="007874A7" w:rsidRDefault="001E7BAA" w:rsidP="007874A7">
            <w:pPr>
              <w:pStyle w:val="Compact"/>
              <w:jc w:val="center"/>
              <w:rPr>
                <w:sz w:val="21"/>
                <w:szCs w:val="21"/>
              </w:rPr>
            </w:pPr>
            <w:r w:rsidRPr="007874A7">
              <w:rPr>
                <w:sz w:val="21"/>
                <w:szCs w:val="21"/>
              </w:rPr>
              <w:t>TIMESTAMP</w:t>
            </w:r>
          </w:p>
        </w:tc>
        <w:tc>
          <w:tcPr>
            <w:tcW w:w="0" w:type="auto"/>
          </w:tcPr>
          <w:p w14:paraId="14A6D881" w14:textId="77777777" w:rsidR="001E7BAA" w:rsidRPr="007874A7" w:rsidRDefault="001E7BAA" w:rsidP="007874A7">
            <w:pPr>
              <w:pStyle w:val="Compact"/>
              <w:jc w:val="center"/>
              <w:rPr>
                <w:sz w:val="21"/>
                <w:szCs w:val="21"/>
              </w:rPr>
            </w:pPr>
            <w:r w:rsidRPr="007874A7">
              <w:rPr>
                <w:sz w:val="21"/>
                <w:szCs w:val="21"/>
              </w:rPr>
              <w:t>4</w:t>
            </w:r>
            <w:r w:rsidRPr="007874A7">
              <w:rPr>
                <w:sz w:val="21"/>
                <w:szCs w:val="21"/>
              </w:rPr>
              <w:t>字节</w:t>
            </w:r>
          </w:p>
        </w:tc>
        <w:tc>
          <w:tcPr>
            <w:tcW w:w="0" w:type="auto"/>
          </w:tcPr>
          <w:p w14:paraId="5FCC7A6B" w14:textId="77777777" w:rsidR="001E7BAA" w:rsidRPr="007874A7" w:rsidRDefault="001E7BAA" w:rsidP="007874A7">
            <w:pPr>
              <w:pStyle w:val="Compact"/>
              <w:jc w:val="center"/>
              <w:rPr>
                <w:sz w:val="21"/>
                <w:szCs w:val="21"/>
              </w:rPr>
            </w:pPr>
            <w:r w:rsidRPr="007874A7">
              <w:rPr>
                <w:sz w:val="21"/>
                <w:szCs w:val="21"/>
              </w:rPr>
              <w:t>YYYY-MM-DD HH:MM:SS</w:t>
            </w:r>
          </w:p>
        </w:tc>
        <w:tc>
          <w:tcPr>
            <w:tcW w:w="0" w:type="auto"/>
          </w:tcPr>
          <w:p w14:paraId="45ACACEB" w14:textId="77777777" w:rsidR="001E7BAA" w:rsidRPr="007874A7" w:rsidRDefault="001E7BAA" w:rsidP="007874A7">
            <w:pPr>
              <w:pStyle w:val="Compact"/>
              <w:jc w:val="center"/>
              <w:rPr>
                <w:sz w:val="21"/>
                <w:szCs w:val="21"/>
              </w:rPr>
            </w:pPr>
          </w:p>
        </w:tc>
        <w:tc>
          <w:tcPr>
            <w:tcW w:w="0" w:type="auto"/>
          </w:tcPr>
          <w:p w14:paraId="4281457F" w14:textId="3D9CDBE5" w:rsidR="001E7BAA" w:rsidRPr="007874A7" w:rsidRDefault="001E7BAA" w:rsidP="007874A7">
            <w:pPr>
              <w:pStyle w:val="Compact"/>
              <w:jc w:val="center"/>
              <w:rPr>
                <w:sz w:val="21"/>
                <w:szCs w:val="21"/>
              </w:rPr>
            </w:pPr>
            <w:r w:rsidRPr="007874A7">
              <w:rPr>
                <w:sz w:val="21"/>
                <w:szCs w:val="21"/>
              </w:rPr>
              <w:t xml:space="preserve">1970-01-01 00:00:00 </w:t>
            </w:r>
            <w:r w:rsidRPr="007874A7">
              <w:rPr>
                <w:sz w:val="21"/>
                <w:szCs w:val="21"/>
              </w:rPr>
              <w:t>～</w:t>
            </w:r>
            <w:r w:rsidRPr="007874A7">
              <w:rPr>
                <w:sz w:val="21"/>
                <w:szCs w:val="21"/>
              </w:rPr>
              <w:t xml:space="preserve"> 2038-01-19 03:14:07</w:t>
            </w:r>
          </w:p>
        </w:tc>
        <w:tc>
          <w:tcPr>
            <w:tcW w:w="0" w:type="auto"/>
          </w:tcPr>
          <w:p w14:paraId="7453DED1" w14:textId="77777777" w:rsidR="001E7BAA" w:rsidRPr="007874A7" w:rsidRDefault="001E7BAA" w:rsidP="007874A7">
            <w:pPr>
              <w:pStyle w:val="Compact"/>
              <w:jc w:val="center"/>
              <w:rPr>
                <w:sz w:val="21"/>
                <w:szCs w:val="21"/>
              </w:rPr>
            </w:pPr>
            <w:r w:rsidRPr="007874A7">
              <w:rPr>
                <w:sz w:val="21"/>
                <w:szCs w:val="21"/>
              </w:rPr>
              <w:t>否</w:t>
            </w:r>
          </w:p>
        </w:tc>
      </w:tr>
    </w:tbl>
    <w:p w14:paraId="70A9A0A6" w14:textId="77777777" w:rsidR="00EF6EA2" w:rsidRPr="001E7BAA" w:rsidRDefault="00AD60C7">
      <w:pPr>
        <w:pStyle w:val="a0"/>
        <w:ind w:firstLine="480"/>
      </w:pPr>
      <w:r w:rsidRPr="001E7BAA">
        <w:t>考虑到空间效率以及方便后续对数据库中的记录进行处理</w:t>
      </w:r>
      <w:r w:rsidRPr="001E7BAA">
        <w:rPr>
          <w:vertAlign w:val="superscript"/>
        </w:rPr>
        <w:t>[22]</w:t>
      </w:r>
      <w:r w:rsidRPr="001E7BAA">
        <w:t>本系统中采用</w:t>
      </w:r>
      <w:r w:rsidRPr="001E7BAA">
        <w:t>timestamp</w:t>
      </w:r>
      <w:r w:rsidRPr="001E7BAA">
        <w:t>类型来存放设备消息到达服务器所对应的时间。在实体类中相应的代码如下所示：</w:t>
      </w:r>
    </w:p>
    <w:p w14:paraId="3684E3CF" w14:textId="77777777" w:rsidR="00EF6EA2" w:rsidRPr="001E7BAA" w:rsidRDefault="00AD60C7">
      <w:pPr>
        <w:pStyle w:val="SourceCode"/>
      </w:pPr>
      <w:r w:rsidRPr="001E7BAA">
        <w:rPr>
          <w:rStyle w:val="KeywordTok"/>
          <w:color w:val="auto"/>
        </w:rPr>
        <w:t>import</w:t>
      </w:r>
      <w:r w:rsidRPr="001E7BAA">
        <w:rPr>
          <w:rStyle w:val="ImportTok"/>
        </w:rPr>
        <w:t xml:space="preserve"> java.sql.Timestamp;</w:t>
      </w:r>
      <w:r w:rsidRPr="001E7BAA">
        <w:br/>
      </w:r>
      <w:r w:rsidRPr="001E7BAA">
        <w:rPr>
          <w:rStyle w:val="NormalTok"/>
        </w:rPr>
        <w:t>……</w:t>
      </w:r>
      <w:r w:rsidRPr="001E7BAA">
        <w:br/>
      </w:r>
      <w:r w:rsidRPr="001E7BAA">
        <w:rPr>
          <w:rStyle w:val="AttributeTok"/>
          <w:color w:val="auto"/>
        </w:rPr>
        <w:t>@Column</w:t>
      </w:r>
      <w:r w:rsidRPr="001E7BAA">
        <w:rPr>
          <w:rStyle w:val="NormalTok"/>
        </w:rPr>
        <w:t xml:space="preserve">(name = </w:t>
      </w:r>
      <w:r w:rsidRPr="001E7BAA">
        <w:rPr>
          <w:rStyle w:val="StringTok"/>
          <w:color w:val="auto"/>
        </w:rPr>
        <w:t>"timestamp"</w:t>
      </w:r>
      <w:r w:rsidRPr="001E7BAA">
        <w:rPr>
          <w:rStyle w:val="NormalTok"/>
        </w:rPr>
        <w:t xml:space="preserve">, columnDefinition = </w:t>
      </w:r>
      <w:r w:rsidRPr="001E7BAA">
        <w:rPr>
          <w:rStyle w:val="StringTok"/>
          <w:color w:val="auto"/>
        </w:rPr>
        <w:t xml:space="preserve">"TIMESTAMP DEFAULT </w:t>
      </w:r>
      <w:r w:rsidRPr="001E7BAA">
        <w:rPr>
          <w:rStyle w:val="StringTok"/>
          <w:color w:val="auto"/>
        </w:rPr>
        <w:lastRenderedPageBreak/>
        <w:t>CURRENT_TIMESTAMP"</w:t>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BuiltInTok"/>
        </w:rPr>
        <w:t>Timestamp</w:t>
      </w:r>
      <w:r w:rsidRPr="001E7BAA">
        <w:rPr>
          <w:rStyle w:val="NormalTok"/>
        </w:rPr>
        <w:t xml:space="preserve"> timestamp;</w:t>
      </w:r>
    </w:p>
    <w:p w14:paraId="23245E6F" w14:textId="77777777" w:rsidR="00EF6EA2" w:rsidRPr="001E7BAA" w:rsidRDefault="00AD60C7">
      <w:pPr>
        <w:pStyle w:val="FirstParagraph"/>
        <w:ind w:firstLine="480"/>
      </w:pPr>
      <w:r w:rsidRPr="001E7BAA">
        <w:t>在上述代码中，使用了</w:t>
      </w:r>
      <w:r w:rsidRPr="001E7BAA">
        <w:t>@Column(columnDefinition = “TIMESTAMP DEFAULT CURRENT_TIMESTAMP”)</w:t>
      </w:r>
      <w:r w:rsidRPr="001E7BAA">
        <w:t>注解来定义该实体类中的</w:t>
      </w:r>
      <w:r w:rsidRPr="001E7BAA">
        <w:t>timestamp</w:t>
      </w:r>
      <w:r w:rsidRPr="001E7BAA">
        <w:t>字段，</w:t>
      </w:r>
      <w:r w:rsidRPr="001E7BAA">
        <w:t>DEFAULT CURRENT_TIMESTAMP</w:t>
      </w:r>
      <w:r w:rsidRPr="001E7BAA">
        <w:t>表示该字段在插入数据时默认使用当前时间戳。因此在向</w:t>
      </w:r>
      <w:r w:rsidRPr="001E7BAA">
        <w:t>表中插入新数据时，不必手动输入该字段的值，</w:t>
      </w:r>
      <w:r w:rsidRPr="001E7BAA">
        <w:t>MySQL</w:t>
      </w:r>
      <w:r w:rsidRPr="001E7BAA">
        <w:t>会自动以系统当前时间计算，自动的为该字段赋予当前时间戳。</w:t>
      </w:r>
    </w:p>
    <w:p w14:paraId="454780D2" w14:textId="77777777" w:rsidR="00EF6EA2" w:rsidRPr="001E7BAA" w:rsidRDefault="00AD60C7">
      <w:pPr>
        <w:pStyle w:val="a0"/>
        <w:ind w:firstLine="480"/>
      </w:pPr>
      <w:r w:rsidRPr="001E7BAA">
        <w:t>在对环境数据的可视化时，需要对表中的数据按照设备名（即</w:t>
      </w:r>
      <w:r w:rsidRPr="001E7BAA">
        <w:t>topic</w:t>
      </w:r>
      <w:r w:rsidRPr="001E7BAA">
        <w:t>的值）进行分类输出，随着系统的运行，设备的数量会上升，</w:t>
      </w:r>
      <w:r w:rsidRPr="001E7BAA">
        <w:t>topic</w:t>
      </w:r>
      <w:r w:rsidRPr="001E7BAA">
        <w:t>的数量也会随之上升，必定会对表的操作产生性能上的影响。尽管为每个设备接收到的数据都创建一张新表是一个较为简单直观的想法，但在操作上来讲不仅需要数据库动态的产生新表，也需要服务器程序动态的生成实体类，这不仅带来开发上的困难，同时也会在性能和可维护性上出现问题。</w:t>
      </w:r>
    </w:p>
    <w:p w14:paraId="6325D07A" w14:textId="77777777" w:rsidR="00EF6EA2" w:rsidRPr="001E7BAA" w:rsidRDefault="00AD60C7">
      <w:pPr>
        <w:pStyle w:val="a0"/>
        <w:ind w:firstLine="480"/>
      </w:pPr>
      <w:r w:rsidRPr="001E7BAA">
        <w:t>针对不断的添加</w:t>
      </w:r>
      <w:r w:rsidRPr="001E7BAA">
        <w:t>和报废设备这个需求，本系统给出的解决方案是使用一张表来存储信息，而不是为每个设备都创建单独的表，理由如下：</w:t>
      </w:r>
    </w:p>
    <w:p w14:paraId="3CBBD081" w14:textId="77777777" w:rsidR="00EF6EA2" w:rsidRPr="001E7BAA" w:rsidRDefault="00AD60C7">
      <w:pPr>
        <w:numPr>
          <w:ilvl w:val="0"/>
          <w:numId w:val="15"/>
        </w:numPr>
      </w:pPr>
      <w:r w:rsidRPr="001E7BAA">
        <w:t>高效性：使用单独的表来存储所有设备的信息，可以更高效的查询和管理数据，因为只需要在一张表中搜索数据而无需调用多张表。</w:t>
      </w:r>
    </w:p>
    <w:p w14:paraId="0C3ACC31" w14:textId="77777777" w:rsidR="00EF6EA2" w:rsidRPr="001E7BAA" w:rsidRDefault="00AD60C7">
      <w:pPr>
        <w:numPr>
          <w:ilvl w:val="0"/>
          <w:numId w:val="15"/>
        </w:numPr>
      </w:pPr>
      <w:r w:rsidRPr="001E7BAA">
        <w:t>可扩展性：如果添加新设备或报废了旧设备，那么无需创建或删除表，只需添加或删除行数据。</w:t>
      </w:r>
    </w:p>
    <w:p w14:paraId="46B839C9" w14:textId="77777777" w:rsidR="00EF6EA2" w:rsidRPr="001E7BAA" w:rsidRDefault="00AD60C7">
      <w:pPr>
        <w:numPr>
          <w:ilvl w:val="0"/>
          <w:numId w:val="15"/>
        </w:numPr>
      </w:pPr>
      <w:r w:rsidRPr="001E7BAA">
        <w:t>维护性：维护单张表比维护多张表容易的多。例如，程序只需要维护单个表的索引而不是多个表的索引。</w:t>
      </w:r>
    </w:p>
    <w:p w14:paraId="687375F4" w14:textId="2A9E5F8A" w:rsidR="008A5418" w:rsidRDefault="008A5418" w:rsidP="008A5418">
      <w:pPr>
        <w:pStyle w:val="FirstParagraph"/>
        <w:ind w:firstLine="480"/>
      </w:pPr>
      <w:r>
        <w:t>因此，本系统采用单张表存储所有</w:t>
      </w:r>
      <w:r w:rsidR="003E7D85">
        <w:t>AMQP</w:t>
      </w:r>
      <w:r>
        <w:t>队列发送的信息，并为</w:t>
      </w:r>
      <w:r>
        <w:t>topic</w:t>
      </w:r>
      <w:r>
        <w:t>列建立索引，以提高对该列的查询性能。对</w:t>
      </w:r>
      <w:r>
        <w:t>topic</w:t>
      </w:r>
      <w:proofErr w:type="gramStart"/>
      <w:r>
        <w:t>列建立</w:t>
      </w:r>
      <w:proofErr w:type="gramEnd"/>
      <w:r>
        <w:t>的索引内容如</w:t>
      </w:r>
      <w:r>
        <w:fldChar w:fldCharType="begin"/>
      </w:r>
      <w:r>
        <w:instrText>Ref tbl-topic \r</w:instrText>
      </w:r>
      <w:r>
        <w:fldChar w:fldCharType="separate"/>
      </w:r>
      <w:r w:rsidR="00137210">
        <w:rPr>
          <w:rFonts w:hint="eastAsia"/>
        </w:rPr>
        <w:t>表</w:t>
      </w:r>
      <w:r w:rsidR="00137210">
        <w:rPr>
          <w:rFonts w:hint="eastAsia"/>
        </w:rPr>
        <w:t>4-6</w:t>
      </w:r>
      <w:r>
        <w:fldChar w:fldCharType="end"/>
      </w:r>
      <w:r>
        <w:t>所示：</w:t>
      </w:r>
    </w:p>
    <w:p w14:paraId="30810A34" w14:textId="77777777" w:rsidR="008A5418" w:rsidRPr="007D3A8D" w:rsidRDefault="008A5418" w:rsidP="007D3A8D">
      <w:pPr>
        <w:pStyle w:val="TableCaption"/>
        <w:numPr>
          <w:ilvl w:val="7"/>
          <w:numId w:val="1"/>
        </w:numPr>
        <w:spacing w:beforeLines="0" w:line="300" w:lineRule="auto"/>
        <w:rPr>
          <w:sz w:val="21"/>
          <w:szCs w:val="21"/>
        </w:rPr>
      </w:pPr>
      <w:bookmarkStart w:id="124" w:name="tbl-topic"/>
      <w:r w:rsidRPr="007D3A8D">
        <w:rPr>
          <w:sz w:val="21"/>
          <w:szCs w:val="21"/>
        </w:rPr>
        <w:t>Topic</w:t>
      </w:r>
      <w:r w:rsidRPr="007D3A8D">
        <w:rPr>
          <w:sz w:val="21"/>
          <w:szCs w:val="21"/>
        </w:rPr>
        <w:t>列索引参数</w:t>
      </w:r>
      <w:bookmarkEnd w:id="124"/>
    </w:p>
    <w:tbl>
      <w:tblPr>
        <w:tblStyle w:val="Table"/>
        <w:tblW w:w="0" w:type="pct"/>
        <w:tblLook w:val="0020" w:firstRow="1" w:lastRow="0" w:firstColumn="0" w:lastColumn="0" w:noHBand="0" w:noVBand="0"/>
      </w:tblPr>
      <w:tblGrid>
        <w:gridCol w:w="1208"/>
        <w:gridCol w:w="636"/>
        <w:gridCol w:w="1127"/>
        <w:gridCol w:w="1056"/>
      </w:tblGrid>
      <w:tr w:rsidR="008A5418" w:rsidRPr="007D3A8D" w14:paraId="2E057185" w14:textId="77777777" w:rsidTr="00C111D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61712A55" w14:textId="77777777" w:rsidR="008A5418" w:rsidRPr="007D3A8D" w:rsidRDefault="008A5418" w:rsidP="007D3A8D">
            <w:pPr>
              <w:pStyle w:val="Compact"/>
              <w:jc w:val="center"/>
              <w:rPr>
                <w:sz w:val="21"/>
                <w:szCs w:val="21"/>
              </w:rPr>
            </w:pPr>
            <w:r w:rsidRPr="007D3A8D">
              <w:rPr>
                <w:sz w:val="21"/>
                <w:szCs w:val="21"/>
              </w:rPr>
              <w:t>索引名</w:t>
            </w:r>
          </w:p>
        </w:tc>
        <w:tc>
          <w:tcPr>
            <w:tcW w:w="0" w:type="auto"/>
            <w:vAlign w:val="bottom"/>
          </w:tcPr>
          <w:p w14:paraId="4D71D69F" w14:textId="77777777" w:rsidR="008A5418" w:rsidRPr="007D3A8D" w:rsidRDefault="008A5418" w:rsidP="007D3A8D">
            <w:pPr>
              <w:pStyle w:val="Compact"/>
              <w:jc w:val="center"/>
              <w:rPr>
                <w:sz w:val="21"/>
                <w:szCs w:val="21"/>
              </w:rPr>
            </w:pPr>
            <w:r w:rsidRPr="007D3A8D">
              <w:rPr>
                <w:sz w:val="21"/>
                <w:szCs w:val="21"/>
              </w:rPr>
              <w:t>字段</w:t>
            </w:r>
          </w:p>
        </w:tc>
        <w:tc>
          <w:tcPr>
            <w:tcW w:w="0" w:type="auto"/>
            <w:vAlign w:val="bottom"/>
          </w:tcPr>
          <w:p w14:paraId="23436024" w14:textId="77777777" w:rsidR="008A5418" w:rsidRPr="007D3A8D" w:rsidRDefault="008A5418" w:rsidP="007D3A8D">
            <w:pPr>
              <w:pStyle w:val="Compact"/>
              <w:jc w:val="center"/>
              <w:rPr>
                <w:sz w:val="21"/>
                <w:szCs w:val="21"/>
              </w:rPr>
            </w:pPr>
            <w:r w:rsidRPr="007D3A8D">
              <w:rPr>
                <w:sz w:val="21"/>
                <w:szCs w:val="21"/>
              </w:rPr>
              <w:t>索引类型</w:t>
            </w:r>
          </w:p>
        </w:tc>
        <w:tc>
          <w:tcPr>
            <w:tcW w:w="0" w:type="auto"/>
            <w:vAlign w:val="bottom"/>
          </w:tcPr>
          <w:p w14:paraId="6ACBF867" w14:textId="77777777" w:rsidR="008A5418" w:rsidRPr="007D3A8D" w:rsidRDefault="008A5418" w:rsidP="007D3A8D">
            <w:pPr>
              <w:pStyle w:val="Compact"/>
              <w:jc w:val="center"/>
              <w:rPr>
                <w:sz w:val="21"/>
                <w:szCs w:val="21"/>
              </w:rPr>
            </w:pPr>
            <w:r w:rsidRPr="007D3A8D">
              <w:rPr>
                <w:sz w:val="21"/>
                <w:szCs w:val="21"/>
              </w:rPr>
              <w:t>索引方法</w:t>
            </w:r>
          </w:p>
        </w:tc>
      </w:tr>
      <w:tr w:rsidR="008A5418" w:rsidRPr="007D3A8D" w14:paraId="274E2DCE" w14:textId="77777777" w:rsidTr="00C111DF">
        <w:tc>
          <w:tcPr>
            <w:tcW w:w="0" w:type="auto"/>
          </w:tcPr>
          <w:p w14:paraId="21E0B696" w14:textId="77777777" w:rsidR="008A5418" w:rsidRPr="007D3A8D" w:rsidRDefault="008A5418" w:rsidP="007D3A8D">
            <w:pPr>
              <w:pStyle w:val="Compact"/>
              <w:jc w:val="center"/>
              <w:rPr>
                <w:sz w:val="21"/>
                <w:szCs w:val="21"/>
              </w:rPr>
            </w:pPr>
            <w:r w:rsidRPr="007D3A8D">
              <w:rPr>
                <w:sz w:val="21"/>
                <w:szCs w:val="21"/>
              </w:rPr>
              <w:t>index_topic</w:t>
            </w:r>
          </w:p>
        </w:tc>
        <w:tc>
          <w:tcPr>
            <w:tcW w:w="0" w:type="auto"/>
          </w:tcPr>
          <w:p w14:paraId="44C965F8" w14:textId="77777777" w:rsidR="008A5418" w:rsidRPr="007D3A8D" w:rsidRDefault="008A5418" w:rsidP="007D3A8D">
            <w:pPr>
              <w:pStyle w:val="Compact"/>
              <w:jc w:val="center"/>
              <w:rPr>
                <w:sz w:val="21"/>
                <w:szCs w:val="21"/>
              </w:rPr>
            </w:pPr>
            <w:r w:rsidRPr="007D3A8D">
              <w:rPr>
                <w:sz w:val="21"/>
                <w:szCs w:val="21"/>
              </w:rPr>
              <w:t>topic</w:t>
            </w:r>
          </w:p>
        </w:tc>
        <w:tc>
          <w:tcPr>
            <w:tcW w:w="0" w:type="auto"/>
          </w:tcPr>
          <w:p w14:paraId="7D59ADE3" w14:textId="77777777" w:rsidR="008A5418" w:rsidRPr="007D3A8D" w:rsidRDefault="008A5418" w:rsidP="007D3A8D">
            <w:pPr>
              <w:pStyle w:val="Compact"/>
              <w:jc w:val="center"/>
              <w:rPr>
                <w:sz w:val="21"/>
                <w:szCs w:val="21"/>
              </w:rPr>
            </w:pPr>
            <w:r w:rsidRPr="007D3A8D">
              <w:rPr>
                <w:sz w:val="21"/>
                <w:szCs w:val="21"/>
              </w:rPr>
              <w:t>NORMAL</w:t>
            </w:r>
          </w:p>
        </w:tc>
        <w:tc>
          <w:tcPr>
            <w:tcW w:w="0" w:type="auto"/>
          </w:tcPr>
          <w:p w14:paraId="7470D2A6" w14:textId="77777777" w:rsidR="008A5418" w:rsidRPr="007D3A8D" w:rsidRDefault="008A5418" w:rsidP="007D3A8D">
            <w:pPr>
              <w:pStyle w:val="Compact"/>
              <w:jc w:val="center"/>
              <w:rPr>
                <w:sz w:val="21"/>
                <w:szCs w:val="21"/>
              </w:rPr>
            </w:pPr>
            <w:r w:rsidRPr="007D3A8D">
              <w:rPr>
                <w:sz w:val="21"/>
                <w:szCs w:val="21"/>
              </w:rPr>
              <w:t>BTREE</w:t>
            </w:r>
          </w:p>
        </w:tc>
      </w:tr>
    </w:tbl>
    <w:p w14:paraId="789BDA11" w14:textId="7D400948" w:rsidR="00EF6EA2" w:rsidRPr="001E7BAA" w:rsidRDefault="008A5418">
      <w:pPr>
        <w:pStyle w:val="a0"/>
        <w:ind w:firstLine="480"/>
      </w:pPr>
      <w:r>
        <w:t>可</w:t>
      </w:r>
      <w:r w:rsidRPr="001E7BAA">
        <w:t>以在</w:t>
      </w:r>
      <w:r w:rsidRPr="001E7BAA">
        <w:t>Navicat</w:t>
      </w:r>
      <w:r w:rsidRPr="001E7BAA">
        <w:t>中图形化的建立索引。对于</w:t>
      </w:r>
      <w:r w:rsidRPr="001E7BAA">
        <w:t>Spring Boot</w:t>
      </w:r>
      <w:r w:rsidRPr="001E7BAA">
        <w:t>来说，索引是透明的。不需要再代码中做任何特殊的处理或配置，当使用</w:t>
      </w:r>
      <w:r w:rsidRPr="001E7BAA">
        <w:t>JPA</w:t>
      </w:r>
      <w:r w:rsidRPr="001E7BAA">
        <w:t>等</w:t>
      </w:r>
      <w:r w:rsidRPr="001E7BAA">
        <w:t>ORM</w:t>
      </w:r>
      <w:r w:rsidRPr="001E7BAA">
        <w:t>框架进行数据库的访问时，</w:t>
      </w:r>
      <w:r w:rsidRPr="001E7BAA">
        <w:t>MySQL</w:t>
      </w:r>
      <w:r w:rsidRPr="001E7BAA">
        <w:t>自动管理索引并使用它们来加速查询，只需要在数据库层面创建好索引即可。</w:t>
      </w:r>
    </w:p>
    <w:p w14:paraId="0E09BCCF" w14:textId="77777777" w:rsidR="00EF6EA2" w:rsidRPr="001E7BAA" w:rsidRDefault="00AD60C7">
      <w:pPr>
        <w:pStyle w:val="3"/>
        <w:spacing w:before="120" w:after="120"/>
      </w:pPr>
      <w:bookmarkStart w:id="125" w:name="_Toc135495337"/>
      <w:bookmarkEnd w:id="121"/>
      <w:r w:rsidRPr="001E7BAA">
        <w:t>Repo</w:t>
      </w:r>
      <w:r w:rsidRPr="001E7BAA">
        <w:t>层及对数据表的访问</w:t>
      </w:r>
      <w:bookmarkStart w:id="126" w:name="repo层及对数据表的访问"/>
      <w:bookmarkEnd w:id="125"/>
    </w:p>
    <w:p w14:paraId="269D03C7" w14:textId="77777777" w:rsidR="00EF6EA2" w:rsidRPr="001E7BAA" w:rsidRDefault="00AD60C7">
      <w:pPr>
        <w:pStyle w:val="FirstParagraph"/>
        <w:ind w:firstLine="480"/>
      </w:pPr>
      <w:r w:rsidRPr="001E7BAA">
        <w:t>在本系统中，对表的操作分为两类，一类是实现起来较为简单的消息记录的添加，一类是利用自定义</w:t>
      </w:r>
      <w:r w:rsidRPr="001E7BAA">
        <w:t>SQL</w:t>
      </w:r>
      <w:r w:rsidRPr="001E7BAA">
        <w:t>语句对表中数据进行检索。</w:t>
      </w:r>
    </w:p>
    <w:p w14:paraId="70A6B412" w14:textId="33496C88" w:rsidR="00EF6EA2" w:rsidRPr="001E7BAA" w:rsidRDefault="00AD60C7">
      <w:pPr>
        <w:pStyle w:val="a0"/>
        <w:ind w:firstLine="480"/>
      </w:pPr>
      <w:r w:rsidRPr="001E7BAA">
        <w:t>在</w:t>
      </w:r>
      <w:r w:rsidRPr="001E7BAA">
        <w:t>Spring</w:t>
      </w:r>
      <w:r w:rsidRPr="001E7BAA">
        <w:t>框架下对表的基本操作流程如</w:t>
      </w:r>
      <w:r w:rsidRPr="001E7BAA">
        <w:fldChar w:fldCharType="begin"/>
      </w:r>
      <w:r w:rsidRPr="001E7BAA">
        <w:instrText>Ref fig-dao \r</w:instrText>
      </w:r>
      <w:r w:rsidR="001E7BAA">
        <w:instrText xml:space="preserve"> \* MERGEFORMAT </w:instrText>
      </w:r>
      <w:r w:rsidRPr="001E7BAA">
        <w:fldChar w:fldCharType="separate"/>
      </w:r>
      <w:r w:rsidR="00137210">
        <w:rPr>
          <w:rFonts w:hint="eastAsia"/>
        </w:rPr>
        <w:t>图</w:t>
      </w:r>
      <w:r w:rsidR="00137210">
        <w:rPr>
          <w:rFonts w:hint="eastAsia"/>
        </w:rPr>
        <w:t>4-8</w:t>
      </w:r>
      <w:r w:rsidRPr="001E7BAA">
        <w:fldChar w:fldCharType="end"/>
      </w:r>
      <w:r w:rsidRPr="001E7BAA">
        <w:t>所示：</w:t>
      </w:r>
    </w:p>
    <w:p w14:paraId="4656FB05" w14:textId="77777777" w:rsidR="00EF6EA2" w:rsidRPr="001E7BAA" w:rsidRDefault="00AD60C7">
      <w:pPr>
        <w:pStyle w:val="CaptionedFigure"/>
        <w:spacing w:before="360"/>
      </w:pPr>
      <w:r w:rsidRPr="001E7BAA">
        <w:rPr>
          <w:noProof/>
        </w:rPr>
        <w:lastRenderedPageBreak/>
        <w:drawing>
          <wp:inline distT="0" distB="0" distL="0" distR="0" wp14:anchorId="5BA7775C" wp14:editId="429AE8C0">
            <wp:extent cx="2667000" cy="2752725"/>
            <wp:effectExtent l="0" t="0" r="0" b="0"/>
            <wp:docPr id="1917765804" name="Picture" descr="对数据表的访问"/>
            <wp:cNvGraphicFramePr/>
            <a:graphic xmlns:a="http://schemas.openxmlformats.org/drawingml/2006/main">
              <a:graphicData uri="http://schemas.openxmlformats.org/drawingml/2006/picture">
                <pic:pic xmlns:pic="http://schemas.openxmlformats.org/drawingml/2006/picture">
                  <pic:nvPicPr>
                    <pic:cNvPr id="0" name="Picture" descr="out/uml/DAO/DAO.svg"/>
                    <pic:cNvPicPr>
                      <a:picLocks noChangeAspect="1" noChangeArrowheads="1"/>
                    </pic:cNvPicPr>
                  </pic:nvPicPr>
                  <pic:blipFill>
                    <a:blip r:embed="rId46">
                      <a:extLst>
                        <a:ext uri="{96DAC541-7B7A-43D3-8B79-37D633B846F1}">
                          <asvg:svgBlip xmlns:asvg="http://schemas.microsoft.com/office/drawing/2016/SVG/main" r:embed="rId47"/>
                        </a:ext>
                      </a:extLst>
                    </a:blip>
                    <a:stretch>
                      <a:fillRect/>
                    </a:stretch>
                  </pic:blipFill>
                  <pic:spPr bwMode="auto">
                    <a:xfrm>
                      <a:off x="0" y="0"/>
                      <a:ext cx="2667000" cy="2752725"/>
                    </a:xfrm>
                    <a:prstGeom prst="rect">
                      <a:avLst/>
                    </a:prstGeom>
                    <a:noFill/>
                    <a:ln w="9525">
                      <a:noFill/>
                      <a:headEnd/>
                      <a:tailEnd/>
                    </a:ln>
                  </pic:spPr>
                </pic:pic>
              </a:graphicData>
            </a:graphic>
          </wp:inline>
        </w:drawing>
      </w:r>
    </w:p>
    <w:p w14:paraId="11E8B8A0" w14:textId="77777777" w:rsidR="00EF6EA2" w:rsidRPr="006E246F" w:rsidRDefault="00AD60C7" w:rsidP="006E246F">
      <w:pPr>
        <w:pStyle w:val="ImageCaption"/>
        <w:spacing w:afterLines="0" w:line="300" w:lineRule="auto"/>
        <w:rPr>
          <w:sz w:val="21"/>
          <w:szCs w:val="21"/>
        </w:rPr>
      </w:pPr>
      <w:bookmarkStart w:id="127" w:name="fig-dao"/>
      <w:r w:rsidRPr="006E246F">
        <w:rPr>
          <w:sz w:val="21"/>
          <w:szCs w:val="21"/>
        </w:rPr>
        <w:t>对数据表的访问</w:t>
      </w:r>
      <w:bookmarkEnd w:id="127"/>
    </w:p>
    <w:p w14:paraId="27FF8261" w14:textId="77777777" w:rsidR="00EF6EA2" w:rsidRPr="001E7BAA" w:rsidRDefault="00AD60C7">
      <w:pPr>
        <w:pStyle w:val="a0"/>
        <w:ind w:firstLine="480"/>
      </w:pPr>
      <w:r w:rsidRPr="001E7BAA">
        <w:t>@Repository</w:t>
      </w:r>
      <w:r w:rsidRPr="001E7BAA">
        <w:t>是</w:t>
      </w:r>
      <w:r w:rsidRPr="001E7BAA">
        <w:t>Spring</w:t>
      </w:r>
      <w:r w:rsidRPr="001E7BAA">
        <w:t>框架提供的注解之一，它用于标记数据访问层（</w:t>
      </w:r>
      <w:r w:rsidRPr="001E7BAA">
        <w:t>DAO</w:t>
      </w:r>
      <w:r w:rsidRPr="001E7BAA">
        <w:t>）的实现类，告诉</w:t>
      </w:r>
      <w:r w:rsidRPr="001E7BAA">
        <w:t>Spring</w:t>
      </w:r>
      <w:r w:rsidRPr="001E7BAA">
        <w:t>该类是一个</w:t>
      </w:r>
      <w:r w:rsidRPr="001E7BAA">
        <w:t>Spring Bean</w:t>
      </w:r>
      <w:r w:rsidRPr="001E7BAA">
        <w:t>，并将其纳入到</w:t>
      </w:r>
      <w:r w:rsidRPr="001E7BAA">
        <w:t>Spring IoC</w:t>
      </w:r>
      <w:r w:rsidRPr="001E7BAA">
        <w:t>容器中。一般情况下，我们在</w:t>
      </w:r>
      <w:r w:rsidRPr="001E7BAA">
        <w:t>DAO</w:t>
      </w:r>
      <w:r w:rsidRPr="001E7BAA">
        <w:t>层的实现类上使用</w:t>
      </w:r>
      <w:r w:rsidRPr="001E7BAA">
        <w:t>@Repository</w:t>
      </w:r>
      <w:r w:rsidRPr="001E7BAA">
        <w:t>注解来标记该类，这样</w:t>
      </w:r>
      <w:r w:rsidRPr="001E7BAA">
        <w:t>Spring</w:t>
      </w:r>
      <w:r w:rsidRPr="001E7BAA">
        <w:t>就可以自动地将其注入到需要使用该类的其他类中。</w:t>
      </w:r>
    </w:p>
    <w:p w14:paraId="10399C2E" w14:textId="287A49B1" w:rsidR="00EF6EA2" w:rsidRPr="001E7BAA" w:rsidRDefault="00AD60C7">
      <w:pPr>
        <w:pStyle w:val="a0"/>
        <w:ind w:firstLine="480"/>
      </w:pPr>
      <w:r w:rsidRPr="001E7BAA">
        <w:t>下面的示例代码展示了一个</w:t>
      </w:r>
      <w:r w:rsidRPr="001E7BAA">
        <w:t>DAO</w:t>
      </w:r>
      <w:r w:rsidRPr="001E7BAA">
        <w:t>层</w:t>
      </w:r>
      <w:r w:rsidR="003E7D85">
        <w:rPr>
          <w:rFonts w:hint="eastAsia"/>
        </w:rPr>
        <w:t>的</w:t>
      </w:r>
      <w:r w:rsidRPr="001E7BAA">
        <w:t>实现类，该类实现了实体类</w:t>
      </w:r>
      <w:r w:rsidRPr="001E7BAA">
        <w:t>AmqpMessage</w:t>
      </w:r>
      <w:r w:rsidRPr="001E7BAA">
        <w:t>对应的数据表的存储操作：</w:t>
      </w:r>
    </w:p>
    <w:p w14:paraId="0D295B7E" w14:textId="77777777" w:rsidR="00EF6EA2" w:rsidRPr="001E7BAA" w:rsidRDefault="00AD60C7">
      <w:pPr>
        <w:pStyle w:val="SourceCode"/>
      </w:pPr>
      <w:r w:rsidRPr="001E7BAA">
        <w:rPr>
          <w:rStyle w:val="NormalTok"/>
        </w:rPr>
        <w:t>\</w:t>
      </w:r>
      <w:r w:rsidRPr="001E7BAA">
        <w:rPr>
          <w:rStyle w:val="AttributeTok"/>
          <w:color w:val="auto"/>
        </w:rPr>
        <w:t>@Repository</w:t>
      </w:r>
      <w:r w:rsidRPr="001E7BAA">
        <w:br/>
      </w:r>
      <w:r w:rsidRPr="001E7BAA">
        <w:rPr>
          <w:rStyle w:val="KeywordTok"/>
          <w:color w:val="auto"/>
        </w:rPr>
        <w:t>public</w:t>
      </w:r>
      <w:r w:rsidRPr="001E7BAA">
        <w:rPr>
          <w:rStyle w:val="NormalTok"/>
        </w:rPr>
        <w:t xml:space="preserve"> </w:t>
      </w:r>
      <w:r w:rsidRPr="001E7BAA">
        <w:rPr>
          <w:rStyle w:val="KeywordTok"/>
          <w:color w:val="auto"/>
        </w:rPr>
        <w:t>interface</w:t>
      </w:r>
      <w:r w:rsidRPr="001E7BAA">
        <w:rPr>
          <w:rStyle w:val="NormalTok"/>
        </w:rPr>
        <w:t xml:space="preserve"> SaveAmqpMessageRepository </w:t>
      </w:r>
      <w:r w:rsidRPr="001E7BAA">
        <w:rPr>
          <w:rStyle w:val="KeywordTok"/>
          <w:color w:val="auto"/>
        </w:rPr>
        <w:t>extends</w:t>
      </w:r>
      <w:r w:rsidRPr="001E7BAA">
        <w:rPr>
          <w:rStyle w:val="NormalTok"/>
        </w:rPr>
        <w:t xml:space="preserve"> JpaRepository&lt;AmqpMessage,</w:t>
      </w:r>
      <w:r w:rsidRPr="001E7BAA">
        <w:rPr>
          <w:rStyle w:val="BuiltInTok"/>
        </w:rPr>
        <w:t>Long</w:t>
      </w:r>
      <w:r w:rsidRPr="001E7BAA">
        <w:rPr>
          <w:rStyle w:val="NormalTok"/>
        </w:rPr>
        <w:t>&gt; {</w:t>
      </w:r>
      <w:r w:rsidRPr="001E7BAA">
        <w:br/>
      </w:r>
      <w:r w:rsidRPr="001E7BAA">
        <w:rPr>
          <w:rStyle w:val="NormalTok"/>
        </w:rPr>
        <w:t xml:space="preserve">  AmqpMessage</w:t>
      </w:r>
      <w:r w:rsidRPr="001E7BAA">
        <w:rPr>
          <w:rStyle w:val="NormalTok"/>
        </w:rPr>
        <w:t xml:space="preserve"> </w:t>
      </w:r>
      <w:r w:rsidRPr="001E7BAA">
        <w:rPr>
          <w:rStyle w:val="FunctionTok"/>
          <w:color w:val="auto"/>
        </w:rPr>
        <w:t>save</w:t>
      </w:r>
      <w:r w:rsidRPr="001E7BAA">
        <w:rPr>
          <w:rStyle w:val="NormalTok"/>
        </w:rPr>
        <w:t>(AmqpMessage amqpMessage);</w:t>
      </w:r>
      <w:r w:rsidRPr="001E7BAA">
        <w:br/>
      </w:r>
      <w:r w:rsidRPr="001E7BAA">
        <w:rPr>
          <w:rStyle w:val="NormalTok"/>
        </w:rPr>
        <w:t>}</w:t>
      </w:r>
    </w:p>
    <w:p w14:paraId="06A7AEE5" w14:textId="77777777" w:rsidR="00EF6EA2" w:rsidRPr="001E7BAA" w:rsidRDefault="00AD60C7">
      <w:pPr>
        <w:pStyle w:val="FirstParagraph"/>
        <w:ind w:firstLine="480"/>
      </w:pPr>
      <w:r w:rsidRPr="001E7BAA">
        <w:t>这段代码定义了一个接口</w:t>
      </w:r>
      <w:r w:rsidRPr="001E7BAA">
        <w:t xml:space="preserve"> </w:t>
      </w:r>
      <w:r w:rsidRPr="001E7BAA">
        <w:t>它继承了</w:t>
      </w:r>
      <w:r w:rsidRPr="001E7BAA">
        <w:t>Spring Data JPA</w:t>
      </w:r>
      <w:r w:rsidRPr="001E7BAA">
        <w:t>库中的</w:t>
      </w:r>
      <w:r w:rsidRPr="001E7BAA">
        <w:t>JpaRepository</w:t>
      </w:r>
      <w:r w:rsidRPr="001E7BAA">
        <w:t>接口。这意味着该接口具有许多</w:t>
      </w:r>
      <w:r w:rsidRPr="001E7BAA">
        <w:t xml:space="preserve"> CRUD</w:t>
      </w:r>
      <w:r w:rsidRPr="001E7BAA">
        <w:t>操作方法，例如保存、查找、删除等等。在这个接口中，定义了一个名为</w:t>
      </w:r>
      <w:r w:rsidRPr="001E7BAA">
        <w:t>save</w:t>
      </w:r>
      <w:r w:rsidRPr="001E7BAA">
        <w:t>的方法，该方法接受一个类型为</w:t>
      </w:r>
      <w:r w:rsidRPr="001E7BAA">
        <w:t>AmqpMessage</w:t>
      </w:r>
      <w:r w:rsidRPr="001E7BAA">
        <w:t>的参数，并返回一个</w:t>
      </w:r>
      <w:r w:rsidRPr="001E7BAA">
        <w:t>AmqpMessage</w:t>
      </w:r>
      <w:r w:rsidRPr="001E7BAA">
        <w:t>类型的对象。此方法将被用于将</w:t>
      </w:r>
      <w:r w:rsidRPr="001E7BAA">
        <w:t>AmqpMessage</w:t>
      </w:r>
      <w:r w:rsidRPr="001E7BAA">
        <w:t>对象保存到数据库中。</w:t>
      </w:r>
    </w:p>
    <w:p w14:paraId="69ED2A8E" w14:textId="77777777" w:rsidR="00EF6EA2" w:rsidRPr="001E7BAA" w:rsidRDefault="00AD60C7">
      <w:pPr>
        <w:pStyle w:val="a0"/>
        <w:ind w:firstLine="480"/>
      </w:pPr>
      <w:r w:rsidRPr="001E7BAA">
        <w:t>实际上，由于</w:t>
      </w:r>
      <w:r w:rsidRPr="001E7BAA">
        <w:t>SaveAmqpMessageRepository</w:t>
      </w:r>
      <w:r w:rsidRPr="001E7BAA">
        <w:t>继承了</w:t>
      </w:r>
      <w:r w:rsidRPr="001E7BAA">
        <w:t xml:space="preserve"> JpaR</w:t>
      </w:r>
      <w:r w:rsidRPr="001E7BAA">
        <w:t xml:space="preserve">epository </w:t>
      </w:r>
      <w:r w:rsidRPr="001E7BAA">
        <w:t>接口，</w:t>
      </w:r>
      <w:r w:rsidRPr="001E7BAA">
        <w:t>Spring Data JPA</w:t>
      </w:r>
      <w:r w:rsidRPr="001E7BAA">
        <w:t>将为我们提供默认实现的</w:t>
      </w:r>
      <w:r w:rsidRPr="001E7BAA">
        <w:t>save</w:t>
      </w:r>
      <w:r w:rsidRPr="001E7BAA">
        <w:t>方法，不需要我们自己编写该方法的具体实现。但是在这里我们显式地声明了一个同名的</w:t>
      </w:r>
      <w:r w:rsidRPr="001E7BAA">
        <w:t>save</w:t>
      </w:r>
      <w:r w:rsidRPr="001E7BAA">
        <w:t>方法，这是为了在开发时更清楚地知道在使用哪个方法来保存实体对象。这个自定义的</w:t>
      </w:r>
      <w:r w:rsidRPr="001E7BAA">
        <w:t>save</w:t>
      </w:r>
      <w:r w:rsidRPr="001E7BAA">
        <w:t>方法会覆盖</w:t>
      </w:r>
      <w:r w:rsidRPr="001E7BAA">
        <w:t>JpaRepository</w:t>
      </w:r>
      <w:r w:rsidRPr="001E7BAA">
        <w:t>中默认的</w:t>
      </w:r>
      <w:r w:rsidRPr="001E7BAA">
        <w:t>save</w:t>
      </w:r>
      <w:r w:rsidRPr="001E7BAA">
        <w:t>方法，所以当我们在使用</w:t>
      </w:r>
      <w:r w:rsidRPr="001E7BAA">
        <w:t>SaveAmqpMessageRepository</w:t>
      </w:r>
      <w:r w:rsidRPr="001E7BAA">
        <w:t>接口时，</w:t>
      </w:r>
      <w:r w:rsidRPr="001E7BAA">
        <w:t>Spring Data JPA</w:t>
      </w:r>
      <w:r w:rsidRPr="001E7BAA">
        <w:t>将使用这个自定义的</w:t>
      </w:r>
      <w:r w:rsidRPr="001E7BAA">
        <w:t>save</w:t>
      </w:r>
      <w:r w:rsidRPr="001E7BAA">
        <w:t>方法来执行保存操作。</w:t>
      </w:r>
    </w:p>
    <w:p w14:paraId="4A867F99" w14:textId="77777777" w:rsidR="00EF6EA2" w:rsidRPr="001E7BAA" w:rsidRDefault="00AD60C7">
      <w:pPr>
        <w:pStyle w:val="a0"/>
        <w:ind w:firstLine="480"/>
      </w:pPr>
      <w:r w:rsidRPr="001E7BAA">
        <w:t>注意到上述代码中只定义了相应的接口，实际使用时</w:t>
      </w:r>
      <w:r w:rsidRPr="001E7BAA">
        <w:t>需要将接口实例化后才能使用。</w:t>
      </w:r>
      <w:r w:rsidRPr="001E7BAA">
        <w:t>Spring</w:t>
      </w:r>
      <w:r w:rsidRPr="001E7BAA">
        <w:t>提供了</w:t>
      </w:r>
      <w:r w:rsidRPr="001E7BAA">
        <w:t>@Autowired</w:t>
      </w:r>
      <w:r w:rsidRPr="001E7BAA">
        <w:t>注解用于自动装配</w:t>
      </w:r>
      <w:r w:rsidRPr="001E7BAA">
        <w:t>Bean</w:t>
      </w:r>
      <w:r w:rsidRPr="001E7BAA">
        <w:t>，但不可以在一个没有被声明为</w:t>
      </w:r>
      <w:r w:rsidRPr="001E7BAA">
        <w:t>Spring Bean</w:t>
      </w:r>
      <w:r w:rsidRPr="001E7BAA">
        <w:t>的类内部使用</w:t>
      </w:r>
      <w:r w:rsidRPr="001E7BAA">
        <w:t>@Autowired</w:t>
      </w:r>
      <w:r w:rsidRPr="001E7BAA">
        <w:t>注解，因为</w:t>
      </w:r>
      <w:r w:rsidRPr="001E7BAA">
        <w:t xml:space="preserve"> Spring</w:t>
      </w:r>
      <w:r w:rsidRPr="001E7BAA">
        <w:t>容器没有对该类进行管理。此时需要使</w:t>
      </w:r>
      <w:r w:rsidRPr="001E7BAA">
        <w:lastRenderedPageBreak/>
        <w:t>用</w:t>
      </w:r>
      <w:r w:rsidRPr="001E7BAA">
        <w:t>@Component</w:t>
      </w:r>
      <w:r w:rsidRPr="001E7BAA">
        <w:t>注解对类进行标识，</w:t>
      </w:r>
      <w:r w:rsidRPr="001E7BAA">
        <w:t>@Component</w:t>
      </w:r>
      <w:r w:rsidRPr="001E7BAA">
        <w:t>是一种泛化的注解，可标注任何类为</w:t>
      </w:r>
      <w:r w:rsidRPr="001E7BAA">
        <w:t>Spring</w:t>
      </w:r>
      <w:r w:rsidRPr="001E7BAA">
        <w:t>组件。被标注为</w:t>
      </w:r>
      <w:r w:rsidRPr="001E7BAA">
        <w:t>@Component</w:t>
      </w:r>
      <w:r w:rsidRPr="001E7BAA">
        <w:t>的类会被</w:t>
      </w:r>
      <w:r w:rsidRPr="001E7BAA">
        <w:t>Spring</w:t>
      </w:r>
      <w:r w:rsidRPr="001E7BAA">
        <w:t>扫描，并且在启动应用程序时实例化。实际上，</w:t>
      </w:r>
      <w:r w:rsidRPr="001E7BAA">
        <w:t>@Service</w:t>
      </w:r>
      <w:r w:rsidRPr="001E7BAA">
        <w:t>、</w:t>
      </w:r>
      <w:r w:rsidRPr="001E7BAA">
        <w:t>@Controller</w:t>
      </w:r>
      <w:r w:rsidRPr="001E7BAA">
        <w:t>、</w:t>
      </w:r>
      <w:r w:rsidRPr="001E7BAA">
        <w:t>@Repository</w:t>
      </w:r>
      <w:r w:rsidRPr="001E7BAA">
        <w:t>等注解也是由</w:t>
      </w:r>
      <w:r w:rsidRPr="001E7BAA">
        <w:t>@Co</w:t>
      </w:r>
      <w:r w:rsidRPr="001E7BAA">
        <w:t>mponent</w:t>
      </w:r>
      <w:r w:rsidRPr="001E7BAA">
        <w:t>派生而来的，所以它们也可以用于将类标记为</w:t>
      </w:r>
      <w:r w:rsidRPr="001E7BAA">
        <w:t>Spring</w:t>
      </w:r>
      <w:r w:rsidRPr="001E7BAA">
        <w:t>组件，以便于将其纳入</w:t>
      </w:r>
      <w:r w:rsidRPr="001E7BAA">
        <w:t>Spring</w:t>
      </w:r>
      <w:r w:rsidRPr="001E7BAA">
        <w:t>容器中进行管理。以下代码展示了如何在自己创建的类中利用该上述接口来存储实体类至数据库：</w:t>
      </w:r>
    </w:p>
    <w:p w14:paraId="24D9EDA5" w14:textId="77777777" w:rsidR="00EF6EA2" w:rsidRPr="001E7BAA" w:rsidRDefault="00AD60C7">
      <w:pPr>
        <w:pStyle w:val="SourceCode"/>
      </w:pPr>
      <w:r w:rsidRPr="001E7BAA">
        <w:rPr>
          <w:rStyle w:val="AttributeTok"/>
          <w:color w:val="auto"/>
        </w:rPr>
        <w:t>@Component</w:t>
      </w:r>
      <w:r w:rsidRPr="001E7BAA">
        <w:br/>
      </w:r>
      <w:r w:rsidRPr="001E7BAA">
        <w:rPr>
          <w:rStyle w:val="KeywordTok"/>
          <w:color w:val="auto"/>
        </w:rPr>
        <w:t>public</w:t>
      </w:r>
      <w:r w:rsidRPr="001E7BAA">
        <w:rPr>
          <w:rStyle w:val="NormalTok"/>
        </w:rPr>
        <w:t xml:space="preserve"> </w:t>
      </w:r>
      <w:r w:rsidRPr="001E7BAA">
        <w:rPr>
          <w:rStyle w:val="KeywordTok"/>
          <w:color w:val="auto"/>
        </w:rPr>
        <w:t>class</w:t>
      </w:r>
      <w:r w:rsidRPr="001E7BAA">
        <w:rPr>
          <w:rStyle w:val="NormalTok"/>
        </w:rPr>
        <w:t xml:space="preserve"> AmqpClient {</w:t>
      </w:r>
      <w:r w:rsidRPr="001E7BAA">
        <w:br/>
      </w:r>
      <w:r w:rsidRPr="001E7BAA">
        <w:rPr>
          <w:rStyle w:val="NormalTok"/>
        </w:rPr>
        <w:t xml:space="preserve">    </w:t>
      </w:r>
      <w:r w:rsidRPr="001E7BAA">
        <w:rPr>
          <w:rStyle w:val="AttributeTok"/>
          <w:color w:val="auto"/>
        </w:rPr>
        <w:t>@Autowired</w:t>
      </w:r>
      <w:r w:rsidRPr="001E7BAA">
        <w:br/>
      </w:r>
      <w:r w:rsidRPr="001E7BAA">
        <w:rPr>
          <w:rStyle w:val="NormalTok"/>
        </w:rPr>
        <w:t xml:space="preserve">  SaveAmqpMessageRepository saveAmqpMessageRepository;</w:t>
      </w:r>
      <w:r w:rsidRPr="001E7BAA">
        <w:br/>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DataTypeTok"/>
          <w:color w:val="auto"/>
        </w:rPr>
        <w:t>void</w:t>
      </w:r>
      <w:r w:rsidRPr="001E7BAA">
        <w:rPr>
          <w:rStyle w:val="NormalTok"/>
        </w:rPr>
        <w:t xml:space="preserve"> </w:t>
      </w:r>
      <w:r w:rsidRPr="001E7BAA">
        <w:rPr>
          <w:rStyle w:val="FunctionTok"/>
          <w:color w:val="auto"/>
        </w:rPr>
        <w:t>save</w:t>
      </w:r>
      <w:r w:rsidRPr="001E7BAA">
        <w:rPr>
          <w:rStyle w:val="NormalTok"/>
        </w:rPr>
        <w:t>(){</w:t>
      </w:r>
      <w:r w:rsidRPr="001E7BAA">
        <w:br/>
      </w:r>
      <w:r w:rsidRPr="001E7BAA">
        <w:rPr>
          <w:rStyle w:val="NormalTok"/>
        </w:rPr>
        <w:t xml:space="preserve">  AmqpMessage amqpMessage = </w:t>
      </w:r>
      <w:r w:rsidRPr="001E7BAA">
        <w:rPr>
          <w:rStyle w:val="KeywordTok"/>
          <w:color w:val="auto"/>
        </w:rPr>
        <w:t>new</w:t>
      </w:r>
      <w:r w:rsidRPr="001E7BAA">
        <w:rPr>
          <w:rStyle w:val="NormalTok"/>
        </w:rPr>
        <w:t xml:space="preserve"> </w:t>
      </w:r>
      <w:r w:rsidRPr="001E7BAA">
        <w:rPr>
          <w:rStyle w:val="FunctionTok"/>
          <w:color w:val="auto"/>
        </w:rPr>
        <w:t>AmqpMessage</w:t>
      </w:r>
      <w:r w:rsidRPr="001E7BAA">
        <w:rPr>
          <w:rStyle w:val="NormalTok"/>
        </w:rPr>
        <w:t>();</w:t>
      </w:r>
      <w:r w:rsidRPr="001E7BAA">
        <w:br/>
      </w:r>
      <w:r w:rsidRPr="001E7BAA">
        <w:rPr>
          <w:rStyle w:val="NormalTok"/>
        </w:rPr>
        <w:t xml:space="preserve">  ……</w:t>
      </w:r>
      <w:r w:rsidRPr="001E7BAA">
        <w:br/>
      </w:r>
      <w:r w:rsidRPr="001E7BAA">
        <w:rPr>
          <w:rStyle w:val="NormalTok"/>
        </w:rPr>
        <w:t xml:space="preserve">  saveAmqpMessageRepository.</w:t>
      </w:r>
      <w:r w:rsidRPr="001E7BAA">
        <w:rPr>
          <w:rStyle w:val="FunctionTok"/>
          <w:color w:val="auto"/>
        </w:rPr>
        <w:t>save</w:t>
      </w:r>
      <w:r w:rsidRPr="001E7BAA">
        <w:rPr>
          <w:rStyle w:val="NormalTok"/>
        </w:rPr>
        <w:t>(amqpMessage);</w:t>
      </w:r>
      <w:r w:rsidRPr="001E7BAA">
        <w:br/>
      </w:r>
      <w:r w:rsidRPr="001E7BAA">
        <w:rPr>
          <w:rStyle w:val="NormalTok"/>
        </w:rPr>
        <w:t xml:space="preserve">  }</w:t>
      </w:r>
      <w:r w:rsidRPr="001E7BAA">
        <w:br/>
      </w:r>
      <w:r w:rsidRPr="001E7BAA">
        <w:rPr>
          <w:rStyle w:val="NormalTok"/>
        </w:rPr>
        <w:t>}</w:t>
      </w:r>
    </w:p>
    <w:p w14:paraId="577E9D58" w14:textId="77777777" w:rsidR="00EF6EA2" w:rsidRPr="001E7BAA" w:rsidRDefault="00AD60C7">
      <w:pPr>
        <w:pStyle w:val="FirstParagraph"/>
        <w:ind w:firstLine="480"/>
      </w:pPr>
      <w:r w:rsidRPr="001E7BAA">
        <w:t>对表的自定义索引操作与上述向表中添加数据的操作相似，不同之处在于创建</w:t>
      </w:r>
      <w:r w:rsidRPr="001E7BAA">
        <w:t>DAO</w:t>
      </w:r>
      <w:r w:rsidRPr="001E7BAA">
        <w:t>层的实现类时，利用</w:t>
      </w:r>
      <w:r w:rsidRPr="001E7BAA">
        <w:t>@Query</w:t>
      </w:r>
      <w:r w:rsidRPr="001E7BAA">
        <w:t>注解将自定义的</w:t>
      </w:r>
      <w:r w:rsidRPr="001E7BAA">
        <w:t xml:space="preserve"> SQL</w:t>
      </w:r>
      <w:r w:rsidRPr="001E7BAA">
        <w:t>查询语句绑定到</w:t>
      </w:r>
      <w:r w:rsidRPr="001E7BAA">
        <w:t xml:space="preserve"> Spring Data JPA </w:t>
      </w:r>
      <w:r w:rsidRPr="001E7BAA">
        <w:t>的</w:t>
      </w:r>
      <w:r w:rsidRPr="001E7BAA">
        <w:t xml:space="preserve"> repository </w:t>
      </w:r>
      <w:r w:rsidRPr="001E7BAA">
        <w:t>方法上，从而实现对数据的查询、更新、删除等操作。本设计中需要的查询操作有获取消息表中的所有</w:t>
      </w:r>
      <w:r w:rsidRPr="001E7BAA">
        <w:t>topic</w:t>
      </w:r>
      <w:r w:rsidRPr="001E7BAA">
        <w:t>，获取某一</w:t>
      </w:r>
      <w:r w:rsidRPr="001E7BAA">
        <w:t>topic</w:t>
      </w:r>
      <w:r w:rsidRPr="001E7BAA">
        <w:t>内的所有消息，以及按分页的方式获取某一</w:t>
      </w:r>
      <w:r w:rsidRPr="001E7BAA">
        <w:t>topic</w:t>
      </w:r>
      <w:r w:rsidRPr="001E7BAA">
        <w:t>内的消息。使用自定义</w:t>
      </w:r>
      <w:r w:rsidRPr="001E7BAA">
        <w:t>SQL</w:t>
      </w:r>
      <w:r w:rsidRPr="001E7BAA">
        <w:t>查询语句的示例代码如下所示，该示例中展示了按分页的方式获取某一</w:t>
      </w:r>
      <w:r w:rsidRPr="001E7BAA">
        <w:t>topic</w:t>
      </w:r>
      <w:r w:rsidRPr="001E7BAA">
        <w:t>内的消息这一</w:t>
      </w:r>
      <w:r w:rsidRPr="001E7BAA">
        <w:t>SQL</w:t>
      </w:r>
      <w:r w:rsidRPr="001E7BAA">
        <w:t>语句以及将其与自定义的方法绑定：</w:t>
      </w:r>
    </w:p>
    <w:p w14:paraId="2F6720F8" w14:textId="77777777" w:rsidR="00EF6EA2" w:rsidRPr="001E7BAA" w:rsidRDefault="00AD60C7">
      <w:pPr>
        <w:pStyle w:val="SourceCode"/>
      </w:pPr>
      <w:r w:rsidRPr="001E7BAA">
        <w:rPr>
          <w:rStyle w:val="AttributeTok"/>
          <w:color w:val="auto"/>
        </w:rPr>
        <w:t>@Repository</w:t>
      </w:r>
      <w:r w:rsidRPr="001E7BAA">
        <w:br/>
      </w:r>
      <w:r w:rsidRPr="001E7BAA">
        <w:rPr>
          <w:rStyle w:val="KeywordTok"/>
          <w:color w:val="auto"/>
        </w:rPr>
        <w:t>public</w:t>
      </w:r>
      <w:r w:rsidRPr="001E7BAA">
        <w:rPr>
          <w:rStyle w:val="NormalTok"/>
        </w:rPr>
        <w:t xml:space="preserve"> </w:t>
      </w:r>
      <w:r w:rsidRPr="001E7BAA">
        <w:rPr>
          <w:rStyle w:val="KeywordTok"/>
          <w:color w:val="auto"/>
        </w:rPr>
        <w:t>interface</w:t>
      </w:r>
      <w:r w:rsidRPr="001E7BAA">
        <w:rPr>
          <w:rStyle w:val="NormalTok"/>
        </w:rPr>
        <w:t xml:space="preserve"> TopicAmqpMessageRepository </w:t>
      </w:r>
      <w:r w:rsidRPr="001E7BAA">
        <w:rPr>
          <w:rStyle w:val="KeywordTok"/>
          <w:color w:val="auto"/>
        </w:rPr>
        <w:t>extends</w:t>
      </w:r>
      <w:r w:rsidRPr="001E7BAA">
        <w:rPr>
          <w:rStyle w:val="NormalTok"/>
        </w:rPr>
        <w:t xml:space="preserve"> JpaRepository&lt;AmqpMessage, </w:t>
      </w:r>
      <w:r w:rsidRPr="001E7BAA">
        <w:rPr>
          <w:rStyle w:val="BuiltInTok"/>
        </w:rPr>
        <w:t>Long</w:t>
      </w:r>
      <w:r w:rsidRPr="001E7BAA">
        <w:rPr>
          <w:rStyle w:val="NormalTok"/>
        </w:rPr>
        <w:t xml:space="preserve">&gt; </w:t>
      </w:r>
      <w:r w:rsidRPr="001E7BAA">
        <w:rPr>
          <w:rStyle w:val="NormalTok"/>
        </w:rPr>
        <w:t>{</w:t>
      </w:r>
      <w:r w:rsidRPr="001E7BAA">
        <w:br/>
      </w:r>
      <w:r w:rsidRPr="001E7BAA">
        <w:rPr>
          <w:rStyle w:val="NormalTok"/>
        </w:rPr>
        <w:t xml:space="preserve">  </w:t>
      </w:r>
      <w:r w:rsidRPr="001E7BAA">
        <w:rPr>
          <w:rStyle w:val="AttributeTok"/>
          <w:color w:val="auto"/>
        </w:rPr>
        <w:t>@Query</w:t>
      </w:r>
      <w:r w:rsidRPr="001E7BAA">
        <w:rPr>
          <w:rStyle w:val="NormalTok"/>
        </w:rPr>
        <w:t>(</w:t>
      </w:r>
      <w:r w:rsidRPr="001E7BAA">
        <w:rPr>
          <w:rStyle w:val="StringTok"/>
          <w:color w:val="auto"/>
        </w:rPr>
        <w:t>"select am from AmqpMessage am where am.topic = :topic ORDER BY am.id desc "</w:t>
      </w:r>
      <w:r w:rsidRPr="001E7BAA">
        <w:rPr>
          <w:rStyle w:val="NormalTok"/>
        </w:rPr>
        <w:t>)</w:t>
      </w:r>
      <w:r w:rsidRPr="001E7BAA">
        <w:br/>
      </w:r>
      <w:r w:rsidRPr="001E7BAA">
        <w:rPr>
          <w:rStyle w:val="NormalTok"/>
        </w:rPr>
        <w:t xml:space="preserve">  Page&lt;AmqpMessage&gt; </w:t>
      </w:r>
      <w:r w:rsidRPr="001E7BAA">
        <w:rPr>
          <w:rStyle w:val="FunctionTok"/>
          <w:color w:val="auto"/>
        </w:rPr>
        <w:t>findLatestByTopic</w:t>
      </w:r>
      <w:r w:rsidRPr="001E7BAA">
        <w:rPr>
          <w:rStyle w:val="NormalTok"/>
        </w:rPr>
        <w:t>(</w:t>
      </w:r>
      <w:r w:rsidRPr="001E7BAA">
        <w:rPr>
          <w:rStyle w:val="AttributeTok"/>
          <w:color w:val="auto"/>
        </w:rPr>
        <w:t>@Param</w:t>
      </w:r>
      <w:r w:rsidRPr="001E7BAA">
        <w:rPr>
          <w:rStyle w:val="NormalTok"/>
        </w:rPr>
        <w:t>(</w:t>
      </w:r>
      <w:r w:rsidRPr="001E7BAA">
        <w:rPr>
          <w:rStyle w:val="StringTok"/>
          <w:color w:val="auto"/>
        </w:rPr>
        <w:t>"topic"</w:t>
      </w:r>
      <w:r w:rsidRPr="001E7BAA">
        <w:rPr>
          <w:rStyle w:val="NormalTok"/>
        </w:rPr>
        <w:t xml:space="preserve">) </w:t>
      </w:r>
      <w:r w:rsidRPr="001E7BAA">
        <w:rPr>
          <w:rStyle w:val="BuiltInTok"/>
        </w:rPr>
        <w:t>String</w:t>
      </w:r>
      <w:r w:rsidRPr="001E7BAA">
        <w:rPr>
          <w:rStyle w:val="NormalTok"/>
        </w:rPr>
        <w:t xml:space="preserve"> topic, </w:t>
      </w:r>
      <w:r w:rsidRPr="001E7BAA">
        <w:rPr>
          <w:rStyle w:val="BuiltInTok"/>
        </w:rPr>
        <w:t>Pageable</w:t>
      </w:r>
      <w:r w:rsidRPr="001E7BAA">
        <w:rPr>
          <w:rStyle w:val="NormalTok"/>
        </w:rPr>
        <w:t xml:space="preserve"> pageable);</w:t>
      </w:r>
      <w:r w:rsidRPr="001E7BAA">
        <w:br/>
      </w:r>
      <w:r w:rsidRPr="001E7BAA">
        <w:rPr>
          <w:rStyle w:val="NormalTok"/>
        </w:rPr>
        <w:t>}</w:t>
      </w:r>
    </w:p>
    <w:p w14:paraId="2268A86E" w14:textId="77777777" w:rsidR="00EF6EA2" w:rsidRPr="001E7BAA" w:rsidRDefault="00AD60C7">
      <w:pPr>
        <w:pStyle w:val="3"/>
        <w:spacing w:before="120" w:after="120"/>
      </w:pPr>
      <w:bookmarkStart w:id="128" w:name="_Toc135495338"/>
      <w:bookmarkEnd w:id="126"/>
      <w:r w:rsidRPr="001E7BAA">
        <w:t>控制层与前端页面</w:t>
      </w:r>
      <w:bookmarkStart w:id="129" w:name="系统设计"/>
      <w:bookmarkStart w:id="130" w:name="业务服务"/>
      <w:bookmarkStart w:id="131" w:name="控制层与前端页面"/>
      <w:bookmarkEnd w:id="128"/>
    </w:p>
    <w:p w14:paraId="241251BD" w14:textId="43D84C04" w:rsidR="00EF6EA2" w:rsidRDefault="00AD60C7">
      <w:pPr>
        <w:pStyle w:val="FirstParagraph"/>
        <w:ind w:firstLine="480"/>
      </w:pPr>
      <w:r w:rsidRPr="001E7BAA">
        <w:t>本系统中控制层提供了两个接口，控制层中的类为</w:t>
      </w:r>
      <w:r w:rsidRPr="001E7BAA">
        <w:fldChar w:fldCharType="begin"/>
      </w:r>
      <w:r w:rsidRPr="001E7BAA">
        <w:instrText>Ref fig-spring \r</w:instrText>
      </w:r>
      <w:r w:rsidR="001E7BAA">
        <w:instrText xml:space="preserve"> \* MERGEFORMAT </w:instrText>
      </w:r>
      <w:r w:rsidRPr="001E7BAA">
        <w:fldChar w:fldCharType="separate"/>
      </w:r>
      <w:r w:rsidR="00137210">
        <w:rPr>
          <w:rFonts w:hint="eastAsia"/>
        </w:rPr>
        <w:t>图</w:t>
      </w:r>
      <w:r w:rsidR="00137210">
        <w:rPr>
          <w:rFonts w:hint="eastAsia"/>
        </w:rPr>
        <w:t>4-7</w:t>
      </w:r>
      <w:r w:rsidRPr="001E7BAA">
        <w:fldChar w:fldCharType="end"/>
      </w:r>
      <w:r w:rsidRPr="001E7BAA">
        <w:t>中最高处的</w:t>
      </w:r>
      <w:proofErr w:type="gramStart"/>
      <w:r w:rsidRPr="001E7BAA">
        <w:t>两</w:t>
      </w:r>
      <w:r w:rsidRPr="001E7BAA">
        <w:t>个尾名为</w:t>
      </w:r>
      <w:proofErr w:type="gramEnd"/>
      <w:r w:rsidRPr="001E7BAA">
        <w:t>Controller</w:t>
      </w:r>
      <w:r w:rsidRPr="001E7BAA">
        <w:t>的类。这两个类提供的接口的规范如</w:t>
      </w:r>
      <w:r w:rsidRPr="001E7BAA">
        <w:fldChar w:fldCharType="begin"/>
      </w:r>
      <w:r w:rsidRPr="001E7BAA">
        <w:instrText>Ref tbl-mapper \r</w:instrText>
      </w:r>
      <w:r w:rsidR="001E7BAA">
        <w:instrText xml:space="preserve"> \* MERGEFORMAT </w:instrText>
      </w:r>
      <w:r w:rsidRPr="001E7BAA">
        <w:fldChar w:fldCharType="separate"/>
      </w:r>
      <w:r w:rsidR="00137210">
        <w:rPr>
          <w:rFonts w:hint="eastAsia"/>
        </w:rPr>
        <w:t>表</w:t>
      </w:r>
      <w:r w:rsidR="00137210">
        <w:rPr>
          <w:rFonts w:hint="eastAsia"/>
        </w:rPr>
        <w:t>4-7</w:t>
      </w:r>
      <w:r w:rsidRPr="001E7BAA">
        <w:fldChar w:fldCharType="end"/>
      </w:r>
      <w:r w:rsidRPr="001E7BAA">
        <w:t>所示</w:t>
      </w:r>
    </w:p>
    <w:p w14:paraId="2EEE2ACB" w14:textId="77777777" w:rsidR="006E246F" w:rsidRPr="006E246F" w:rsidRDefault="006E246F" w:rsidP="006E246F">
      <w:pPr>
        <w:pStyle w:val="a0"/>
        <w:ind w:firstLine="480"/>
      </w:pPr>
    </w:p>
    <w:p w14:paraId="6DD687F7" w14:textId="77777777" w:rsidR="00EF6EA2" w:rsidRPr="006E246F" w:rsidRDefault="00AD60C7" w:rsidP="006E246F">
      <w:pPr>
        <w:pStyle w:val="TableCaption"/>
        <w:spacing w:beforeLines="0" w:line="300" w:lineRule="auto"/>
        <w:rPr>
          <w:sz w:val="21"/>
          <w:szCs w:val="21"/>
        </w:rPr>
      </w:pPr>
      <w:bookmarkStart w:id="132" w:name="tbl-mapper"/>
      <w:r w:rsidRPr="006E246F">
        <w:rPr>
          <w:sz w:val="21"/>
          <w:szCs w:val="21"/>
        </w:rPr>
        <w:lastRenderedPageBreak/>
        <w:t>前端请求规范</w:t>
      </w:r>
      <w:bookmarkEnd w:id="132"/>
    </w:p>
    <w:tbl>
      <w:tblPr>
        <w:tblStyle w:val="Table"/>
        <w:tblW w:w="0" w:type="pct"/>
        <w:tblLook w:val="0020" w:firstRow="1" w:lastRow="0" w:firstColumn="0" w:lastColumn="0" w:noHBand="0" w:noVBand="0"/>
      </w:tblPr>
      <w:tblGrid>
        <w:gridCol w:w="2671"/>
        <w:gridCol w:w="1042"/>
        <w:gridCol w:w="2537"/>
        <w:gridCol w:w="3321"/>
      </w:tblGrid>
      <w:tr w:rsidR="001E7BAA" w:rsidRPr="006E246F" w14:paraId="4D48E866"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5A2AF36F" w14:textId="77777777" w:rsidR="00EF6EA2" w:rsidRPr="006E246F" w:rsidRDefault="00AD60C7">
            <w:pPr>
              <w:pStyle w:val="Compact"/>
              <w:jc w:val="left"/>
              <w:rPr>
                <w:sz w:val="21"/>
                <w:szCs w:val="21"/>
              </w:rPr>
            </w:pPr>
            <w:r w:rsidRPr="006E246F">
              <w:rPr>
                <w:sz w:val="21"/>
                <w:szCs w:val="21"/>
              </w:rPr>
              <w:t>请求地址</w:t>
            </w:r>
          </w:p>
        </w:tc>
        <w:tc>
          <w:tcPr>
            <w:tcW w:w="0" w:type="auto"/>
            <w:vAlign w:val="bottom"/>
          </w:tcPr>
          <w:p w14:paraId="3CC9C7F6" w14:textId="77777777" w:rsidR="00EF6EA2" w:rsidRPr="006E246F" w:rsidRDefault="00AD60C7">
            <w:pPr>
              <w:pStyle w:val="Compact"/>
              <w:jc w:val="left"/>
              <w:rPr>
                <w:sz w:val="21"/>
                <w:szCs w:val="21"/>
              </w:rPr>
            </w:pPr>
            <w:r w:rsidRPr="006E246F">
              <w:rPr>
                <w:sz w:val="21"/>
                <w:szCs w:val="21"/>
              </w:rPr>
              <w:t>请求方法</w:t>
            </w:r>
          </w:p>
        </w:tc>
        <w:tc>
          <w:tcPr>
            <w:tcW w:w="0" w:type="auto"/>
            <w:vAlign w:val="bottom"/>
          </w:tcPr>
          <w:p w14:paraId="2408EBA8" w14:textId="77777777" w:rsidR="00EF6EA2" w:rsidRPr="006E246F" w:rsidRDefault="00AD60C7">
            <w:pPr>
              <w:pStyle w:val="Compact"/>
              <w:jc w:val="left"/>
              <w:rPr>
                <w:sz w:val="21"/>
                <w:szCs w:val="21"/>
              </w:rPr>
            </w:pPr>
            <w:r w:rsidRPr="006E246F">
              <w:rPr>
                <w:sz w:val="21"/>
                <w:szCs w:val="21"/>
              </w:rPr>
              <w:t>请求内容</w:t>
            </w:r>
          </w:p>
        </w:tc>
        <w:tc>
          <w:tcPr>
            <w:tcW w:w="0" w:type="auto"/>
            <w:vAlign w:val="bottom"/>
          </w:tcPr>
          <w:p w14:paraId="054543DB" w14:textId="77777777" w:rsidR="00EF6EA2" w:rsidRPr="006E246F" w:rsidRDefault="00AD60C7">
            <w:pPr>
              <w:pStyle w:val="Compact"/>
              <w:jc w:val="left"/>
              <w:rPr>
                <w:sz w:val="21"/>
                <w:szCs w:val="21"/>
              </w:rPr>
            </w:pPr>
            <w:r w:rsidRPr="006E246F">
              <w:rPr>
                <w:sz w:val="21"/>
                <w:szCs w:val="21"/>
              </w:rPr>
              <w:t>返回内容</w:t>
            </w:r>
          </w:p>
        </w:tc>
      </w:tr>
      <w:tr w:rsidR="001E7BAA" w:rsidRPr="006E246F" w14:paraId="6E25311C" w14:textId="77777777">
        <w:tc>
          <w:tcPr>
            <w:tcW w:w="0" w:type="auto"/>
          </w:tcPr>
          <w:p w14:paraId="0108619B" w14:textId="77777777" w:rsidR="00EF6EA2" w:rsidRPr="006E246F" w:rsidRDefault="00AD60C7">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/message</w:t>
            </w:r>
          </w:p>
        </w:tc>
        <w:tc>
          <w:tcPr>
            <w:tcW w:w="0" w:type="auto"/>
          </w:tcPr>
          <w:p w14:paraId="399534E6" w14:textId="77777777" w:rsidR="00EF6EA2" w:rsidRPr="006E246F" w:rsidRDefault="00AD60C7">
            <w:pPr>
              <w:pStyle w:val="Compact"/>
              <w:jc w:val="left"/>
              <w:rPr>
                <w:sz w:val="21"/>
                <w:szCs w:val="21"/>
              </w:rPr>
            </w:pPr>
            <w:r w:rsidRPr="006E246F">
              <w:rPr>
                <w:sz w:val="21"/>
                <w:szCs w:val="21"/>
              </w:rPr>
              <w:t>GET</w:t>
            </w:r>
          </w:p>
        </w:tc>
        <w:tc>
          <w:tcPr>
            <w:tcW w:w="0" w:type="auto"/>
          </w:tcPr>
          <w:p w14:paraId="2C1B413C" w14:textId="77777777" w:rsidR="00EF6EA2" w:rsidRPr="006E246F" w:rsidRDefault="00AD60C7">
            <w:pPr>
              <w:pStyle w:val="Compact"/>
              <w:jc w:val="left"/>
              <w:rPr>
                <w:sz w:val="21"/>
                <w:szCs w:val="21"/>
              </w:rPr>
            </w:pPr>
            <w:r w:rsidRPr="006E246F">
              <w:rPr>
                <w:sz w:val="21"/>
                <w:szCs w:val="21"/>
              </w:rPr>
              <w:t>topic,page_num,pagelength</w:t>
            </w:r>
          </w:p>
        </w:tc>
        <w:tc>
          <w:tcPr>
            <w:tcW w:w="0" w:type="auto"/>
          </w:tcPr>
          <w:p w14:paraId="2CA26C65" w14:textId="77777777" w:rsidR="00EF6EA2" w:rsidRPr="006E246F" w:rsidRDefault="00AD60C7">
            <w:pPr>
              <w:pStyle w:val="Compact"/>
              <w:jc w:val="left"/>
              <w:rPr>
                <w:sz w:val="21"/>
                <w:szCs w:val="21"/>
              </w:rPr>
            </w:pPr>
            <w:r w:rsidRPr="006E246F">
              <w:rPr>
                <w:sz w:val="21"/>
                <w:szCs w:val="21"/>
              </w:rPr>
              <w:t>topic</w:t>
            </w:r>
            <w:r w:rsidRPr="006E246F">
              <w:rPr>
                <w:sz w:val="21"/>
                <w:szCs w:val="21"/>
              </w:rPr>
              <w:t>对应的消息，以列表形式返回</w:t>
            </w:r>
          </w:p>
        </w:tc>
      </w:tr>
      <w:tr w:rsidR="001E7BAA" w:rsidRPr="006E246F" w14:paraId="238B5B1F" w14:textId="77777777">
        <w:tc>
          <w:tcPr>
            <w:tcW w:w="0" w:type="auto"/>
          </w:tcPr>
          <w:p w14:paraId="23D9F7E2" w14:textId="77777777" w:rsidR="00EF6EA2" w:rsidRPr="006E246F" w:rsidRDefault="00AD60C7">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/topics</w:t>
            </w:r>
          </w:p>
        </w:tc>
        <w:tc>
          <w:tcPr>
            <w:tcW w:w="0" w:type="auto"/>
          </w:tcPr>
          <w:p w14:paraId="7C07648D" w14:textId="77777777" w:rsidR="00EF6EA2" w:rsidRPr="006E246F" w:rsidRDefault="00AD60C7">
            <w:pPr>
              <w:pStyle w:val="Compact"/>
              <w:jc w:val="left"/>
              <w:rPr>
                <w:sz w:val="21"/>
                <w:szCs w:val="21"/>
              </w:rPr>
            </w:pPr>
            <w:r w:rsidRPr="006E246F">
              <w:rPr>
                <w:sz w:val="21"/>
                <w:szCs w:val="21"/>
              </w:rPr>
              <w:t>GET</w:t>
            </w:r>
          </w:p>
        </w:tc>
        <w:tc>
          <w:tcPr>
            <w:tcW w:w="0" w:type="auto"/>
          </w:tcPr>
          <w:p w14:paraId="42A9720E" w14:textId="77777777" w:rsidR="00EF6EA2" w:rsidRPr="006E246F" w:rsidRDefault="00AD60C7">
            <w:pPr>
              <w:pStyle w:val="Compact"/>
              <w:jc w:val="left"/>
              <w:rPr>
                <w:sz w:val="21"/>
                <w:szCs w:val="21"/>
              </w:rPr>
            </w:pPr>
            <w:r w:rsidRPr="006E246F">
              <w:rPr>
                <w:sz w:val="21"/>
                <w:szCs w:val="21"/>
              </w:rPr>
              <w:t>无</w:t>
            </w:r>
          </w:p>
        </w:tc>
        <w:tc>
          <w:tcPr>
            <w:tcW w:w="0" w:type="auto"/>
          </w:tcPr>
          <w:p w14:paraId="79894E3C" w14:textId="77777777" w:rsidR="00EF6EA2" w:rsidRPr="006E246F" w:rsidRDefault="00AD60C7">
            <w:pPr>
              <w:pStyle w:val="Compact"/>
              <w:jc w:val="left"/>
              <w:rPr>
                <w:sz w:val="21"/>
                <w:szCs w:val="21"/>
              </w:rPr>
            </w:pPr>
            <w:r w:rsidRPr="006E246F">
              <w:rPr>
                <w:sz w:val="21"/>
                <w:szCs w:val="21"/>
              </w:rPr>
              <w:t>所有</w:t>
            </w:r>
            <w:r w:rsidRPr="006E246F">
              <w:rPr>
                <w:sz w:val="21"/>
                <w:szCs w:val="21"/>
              </w:rPr>
              <w:t>topic</w:t>
            </w:r>
          </w:p>
        </w:tc>
      </w:tr>
    </w:tbl>
    <w:p w14:paraId="34336989" w14:textId="195B06A2" w:rsidR="00EF6EA2" w:rsidRPr="001E7BAA" w:rsidRDefault="00AD60C7">
      <w:pPr>
        <w:pStyle w:val="a0"/>
        <w:ind w:firstLine="480"/>
      </w:pPr>
      <w:r w:rsidRPr="001E7BAA">
        <w:t>浏览器前端运行时的时序图如</w:t>
      </w:r>
      <w:r w:rsidRPr="001E7BAA">
        <w:fldChar w:fldCharType="begin"/>
      </w:r>
      <w:r w:rsidRPr="001E7BAA">
        <w:instrText>Ref fig-jstime \r</w:instrText>
      </w:r>
      <w:r w:rsidR="001E7BAA">
        <w:instrText xml:space="preserve"> \* MERGEFORMAT </w:instrText>
      </w:r>
      <w:r w:rsidRPr="001E7BAA">
        <w:fldChar w:fldCharType="separate"/>
      </w:r>
      <w:r w:rsidR="00137210">
        <w:rPr>
          <w:rFonts w:hint="eastAsia"/>
        </w:rPr>
        <w:t>图</w:t>
      </w:r>
      <w:r w:rsidR="00137210">
        <w:rPr>
          <w:rFonts w:hint="eastAsia"/>
        </w:rPr>
        <w:t>4-9</w:t>
      </w:r>
      <w:r w:rsidRPr="001E7BAA">
        <w:fldChar w:fldCharType="end"/>
      </w:r>
      <w:r w:rsidRPr="001E7BAA">
        <w:t>所示：</w:t>
      </w:r>
    </w:p>
    <w:p w14:paraId="33648C3B" w14:textId="77777777" w:rsidR="00EF6EA2" w:rsidRPr="001E7BAA" w:rsidRDefault="00AD60C7">
      <w:pPr>
        <w:pStyle w:val="CaptionedFigure"/>
        <w:spacing w:before="360"/>
      </w:pPr>
      <w:r w:rsidRPr="001E7BAA">
        <w:rPr>
          <w:noProof/>
        </w:rPr>
        <w:drawing>
          <wp:inline distT="0" distB="0" distL="0" distR="0" wp14:anchorId="4BDFEFE8" wp14:editId="5D9CDF52">
            <wp:extent cx="4056564" cy="6819900"/>
            <wp:effectExtent l="0" t="0" r="0" b="0"/>
            <wp:docPr id="2017702835" name="Picture" descr="前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JavaScripttime/JavaScripttime.svg"/>
                    <pic:cNvPicPr>
                      <a:picLocks noChangeAspect="1" noChangeArrowheads="1"/>
                    </pic:cNvPicPr>
                  </pic:nvPicPr>
                  <pic:blipFill>
                    <a:blip r:embed="rId48">
                      <a:extLst>
                        <a:ext uri="{96DAC541-7B7A-43D3-8B79-37D633B846F1}">
                          <asvg:svgBlip xmlns:asvg="http://schemas.microsoft.com/office/drawing/2016/SVG/main" r:embed="rId49"/>
                        </a:ext>
                      </a:extLst>
                    </a:blip>
                    <a:stretch>
                      <a:fillRect/>
                    </a:stretch>
                  </pic:blipFill>
                  <pic:spPr bwMode="auto">
                    <a:xfrm>
                      <a:off x="0" y="0"/>
                      <a:ext cx="4060926" cy="6827234"/>
                    </a:xfrm>
                    <a:prstGeom prst="rect">
                      <a:avLst/>
                    </a:prstGeom>
                    <a:noFill/>
                    <a:ln w="9525">
                      <a:noFill/>
                      <a:headEnd/>
                      <a:tailEnd/>
                    </a:ln>
                  </pic:spPr>
                </pic:pic>
              </a:graphicData>
            </a:graphic>
          </wp:inline>
        </w:drawing>
      </w:r>
    </w:p>
    <w:p w14:paraId="336476A5" w14:textId="77777777" w:rsidR="00EF6EA2" w:rsidRPr="006E246F" w:rsidRDefault="00AD60C7" w:rsidP="006E246F">
      <w:pPr>
        <w:pStyle w:val="ImageCaption"/>
        <w:spacing w:afterLines="0" w:line="300" w:lineRule="auto"/>
        <w:rPr>
          <w:sz w:val="21"/>
          <w:szCs w:val="21"/>
        </w:rPr>
      </w:pPr>
      <w:bookmarkStart w:id="133" w:name="fig-jstime"/>
      <w:r w:rsidRPr="006E246F">
        <w:rPr>
          <w:sz w:val="21"/>
          <w:szCs w:val="21"/>
        </w:rPr>
        <w:t>前端时序图</w:t>
      </w:r>
      <w:bookmarkEnd w:id="133"/>
    </w:p>
    <w:p w14:paraId="30286F29" w14:textId="77777777" w:rsidR="00EF6EA2" w:rsidRPr="001E7BAA" w:rsidRDefault="00AD60C7">
      <w:pPr>
        <w:pStyle w:val="a0"/>
        <w:ind w:firstLine="480"/>
      </w:pPr>
      <w:r w:rsidRPr="001E7BAA">
        <w:lastRenderedPageBreak/>
        <w:t>前端界面在启动时，首先向后端发送请求，以获取所有的</w:t>
      </w:r>
      <w:r w:rsidRPr="001E7BAA">
        <w:t>topic</w:t>
      </w:r>
      <w:r w:rsidRPr="001E7BAA">
        <w:t>并展示于页面之中。当用户点击某一</w:t>
      </w:r>
      <w:r w:rsidRPr="001E7BAA">
        <w:t>topic</w:t>
      </w:r>
      <w:r w:rsidRPr="001E7BAA">
        <w:t>时，页面上会显示出该</w:t>
      </w:r>
      <w:r w:rsidRPr="001E7BAA">
        <w:t>topic</w:t>
      </w:r>
      <w:r w:rsidRPr="001E7BAA">
        <w:t>下设备上传的数据内容。</w:t>
      </w:r>
    </w:p>
    <w:p w14:paraId="4CDD2669" w14:textId="77777777" w:rsidR="000F0CB5" w:rsidRDefault="00AD60C7" w:rsidP="000F0CB5">
      <w:pPr>
        <w:pStyle w:val="a0"/>
        <w:ind w:firstLine="480"/>
      </w:pPr>
      <w:r w:rsidRPr="001E7BAA">
        <w:t>在前端的页面内添加了一个定时触发器，该触发器计时的值由用户输入。触发器的作用为定时刷新用户正在浏览的</w:t>
      </w:r>
      <w:r w:rsidRPr="001E7BAA">
        <w:t>topic</w:t>
      </w:r>
      <w:r w:rsidRPr="001E7BAA">
        <w:t>的内容，以确保用户浏览信息的即时性。</w:t>
      </w:r>
      <w:bookmarkStart w:id="134" w:name="chapter-5"/>
      <w:bookmarkEnd w:id="129"/>
      <w:bookmarkEnd w:id="130"/>
      <w:bookmarkEnd w:id="131"/>
    </w:p>
    <w:p w14:paraId="2A3899AC" w14:textId="77777777" w:rsidR="000F0CB5" w:rsidRDefault="000F0CB5" w:rsidP="000F0CB5">
      <w:pPr>
        <w:pStyle w:val="a0"/>
        <w:ind w:firstLine="480"/>
      </w:pPr>
    </w:p>
    <w:p w14:paraId="1444BD6A" w14:textId="5B175C31" w:rsidR="00EF6EA2" w:rsidRPr="001E7BAA" w:rsidRDefault="004A01E1" w:rsidP="000F0CB5">
      <w:pPr>
        <w:pStyle w:val="1"/>
        <w:spacing w:before="120" w:after="120"/>
      </w:pPr>
      <w:r>
        <w:rPr>
          <w:rFonts w:hint="eastAsia"/>
        </w:rPr>
        <w:t xml:space="preserve"> </w:t>
      </w:r>
      <w:bookmarkStart w:id="135" w:name="_Toc135495339"/>
      <w:r w:rsidRPr="001E7BAA">
        <w:t>系统测试</w:t>
      </w:r>
      <w:bookmarkEnd w:id="134"/>
      <w:bookmarkEnd w:id="135"/>
    </w:p>
    <w:p w14:paraId="2C233911" w14:textId="33BED50D" w:rsidR="00EF6EA2" w:rsidRPr="001E7BAA" w:rsidRDefault="008A3FCA">
      <w:pPr>
        <w:pStyle w:val="2"/>
        <w:spacing w:before="120" w:after="120"/>
      </w:pPr>
      <w:bookmarkStart w:id="136" w:name="_Toc135495340"/>
      <w:ins w:id="137" w:author="yan jyu" w:date="2023-05-21T20:45:00Z">
        <w:r>
          <w:rPr>
            <w:rFonts w:hint="eastAsia"/>
          </w:rPr>
          <w:t>测试</w:t>
        </w:r>
      </w:ins>
      <w:del w:id="138" w:author="yan jyu" w:date="2023-05-21T20:45:00Z">
        <w:r w:rsidR="00AD60C7" w:rsidRPr="001E7BAA" w:rsidDel="008A3FCA">
          <w:delText>所需</w:delText>
        </w:r>
      </w:del>
      <w:r w:rsidR="00AD60C7" w:rsidRPr="001E7BAA">
        <w:t>工具</w:t>
      </w:r>
      <w:bookmarkStart w:id="139" w:name="所需工具"/>
      <w:bookmarkEnd w:id="136"/>
    </w:p>
    <w:p w14:paraId="5E51056F" w14:textId="77777777" w:rsidR="00EF6EA2" w:rsidRPr="001E7BAA" w:rsidRDefault="00AD60C7">
      <w:pPr>
        <w:pStyle w:val="FirstParagraph"/>
        <w:ind w:firstLine="480"/>
      </w:pPr>
      <w:r w:rsidRPr="001E7BAA">
        <w:t>系统测试需要的工具和前期准备有：</w:t>
      </w:r>
    </w:p>
    <w:p w14:paraId="654A5F5E" w14:textId="496F7BD3" w:rsidR="00EF6EA2" w:rsidRPr="001E7BAA" w:rsidRDefault="00AD60C7">
      <w:pPr>
        <w:pStyle w:val="Compact"/>
        <w:numPr>
          <w:ilvl w:val="0"/>
          <w:numId w:val="16"/>
        </w:numPr>
      </w:pPr>
      <w:r w:rsidRPr="001E7BAA">
        <w:t>单片机开发板及无线通信模块，这两个硬件设备为环境数据感知层中必不可少的设备。传感器则使用单片机开发版上的按钮代替。开发板与</w:t>
      </w:r>
      <w:r w:rsidRPr="001E7BAA">
        <w:t>ESP8266</w:t>
      </w:r>
      <w:r w:rsidRPr="001E7BAA">
        <w:t>连接完毕后的实物图如</w:t>
      </w:r>
      <w:r w:rsidRPr="001E7BAA">
        <w:fldChar w:fldCharType="begin"/>
      </w:r>
      <w:r w:rsidRPr="001E7BAA">
        <w:instrText>Ref fig-shiwutu \r</w:instrText>
      </w:r>
      <w:r w:rsidR="001E7BAA">
        <w:instrText xml:space="preserve"> \* MERGEFORMAT </w:instrText>
      </w:r>
      <w:r w:rsidRPr="001E7BAA">
        <w:fldChar w:fldCharType="separate"/>
      </w:r>
      <w:r w:rsidR="00137210">
        <w:rPr>
          <w:rFonts w:hint="eastAsia"/>
        </w:rPr>
        <w:t>图</w:t>
      </w:r>
      <w:r w:rsidR="00137210">
        <w:rPr>
          <w:rFonts w:hint="eastAsia"/>
        </w:rPr>
        <w:t>5-1</w:t>
      </w:r>
      <w:r w:rsidRPr="001E7BAA">
        <w:fldChar w:fldCharType="end"/>
      </w:r>
      <w:r w:rsidRPr="001E7BAA">
        <w:t>所示：</w:t>
      </w:r>
    </w:p>
    <w:p w14:paraId="71399680" w14:textId="77777777" w:rsidR="00EF6EA2" w:rsidRPr="001E7BAA" w:rsidRDefault="00AD60C7">
      <w:pPr>
        <w:pStyle w:val="CaptionedFigure"/>
        <w:spacing w:before="360"/>
      </w:pPr>
      <w:r w:rsidRPr="001E7BAA">
        <w:rPr>
          <w:noProof/>
        </w:rPr>
        <w:drawing>
          <wp:inline distT="0" distB="0" distL="0" distR="0" wp14:anchorId="43CCC74C" wp14:editId="2206800F">
            <wp:extent cx="5930900" cy="4787063"/>
            <wp:effectExtent l="0" t="0" r="0" b="0"/>
            <wp:docPr id="1074915192" name="Picture" descr="实物图"/>
            <wp:cNvGraphicFramePr/>
            <a:graphic xmlns:a="http://schemas.openxmlformats.org/drawingml/2006/main">
              <a:graphicData uri="http://schemas.openxmlformats.org/drawingml/2006/picture">
                <pic:pic xmlns:pic="http://schemas.openxmlformats.org/drawingml/2006/picture">
                  <pic:nvPicPr>
                    <pic:cNvPr id="0" name="Picture" descr="img/shiwutu0.jpg"/>
                    <pic:cNvPicPr>
                      <a:picLocks noChangeAspect="1" noChangeArrowheads="1"/>
                    </pic:cNvPicPr>
                  </pic:nvPicPr>
                  <pic:blipFill>
                    <a:blip r:embed="rId50"/>
                    <a:stretch>
                      <a:fillRect/>
                    </a:stretch>
                  </pic:blipFill>
                  <pic:spPr bwMode="auto">
                    <a:xfrm>
                      <a:off x="0" y="0"/>
                      <a:ext cx="5930900" cy="4787063"/>
                    </a:xfrm>
                    <a:prstGeom prst="rect">
                      <a:avLst/>
                    </a:prstGeom>
                    <a:noFill/>
                    <a:ln w="9525">
                      <a:noFill/>
                      <a:headEnd/>
                      <a:tailEnd/>
                    </a:ln>
                  </pic:spPr>
                </pic:pic>
              </a:graphicData>
            </a:graphic>
          </wp:inline>
        </w:drawing>
      </w:r>
    </w:p>
    <w:p w14:paraId="494FA848" w14:textId="77777777" w:rsidR="00EF6EA2" w:rsidRPr="006E246F" w:rsidRDefault="00AD60C7" w:rsidP="006E246F">
      <w:pPr>
        <w:pStyle w:val="ImageCaption"/>
        <w:spacing w:afterLines="0" w:line="300" w:lineRule="auto"/>
        <w:rPr>
          <w:sz w:val="21"/>
          <w:szCs w:val="21"/>
        </w:rPr>
      </w:pPr>
      <w:bookmarkStart w:id="140" w:name="fig-shiwutu"/>
      <w:r w:rsidRPr="006E246F">
        <w:rPr>
          <w:sz w:val="21"/>
          <w:szCs w:val="21"/>
        </w:rPr>
        <w:t>实物图</w:t>
      </w:r>
      <w:bookmarkEnd w:id="140"/>
    </w:p>
    <w:p w14:paraId="0FF7AEB2" w14:textId="11B7E632" w:rsidR="00EF6EA2" w:rsidRPr="001E7BAA" w:rsidRDefault="003E7D85">
      <w:pPr>
        <w:numPr>
          <w:ilvl w:val="0"/>
          <w:numId w:val="17"/>
        </w:numPr>
      </w:pPr>
      <w:r w:rsidRPr="001E7BAA">
        <w:t>Wi-Fi</w:t>
      </w:r>
      <w:r w:rsidRPr="001E7BAA">
        <w:t>名称及密码，这一组数据供单片机驱动</w:t>
      </w:r>
      <w:r w:rsidRPr="001E7BAA">
        <w:t>ESP8266</w:t>
      </w:r>
      <w:r w:rsidRPr="001E7BAA">
        <w:t>连接网络之用。</w:t>
      </w:r>
    </w:p>
    <w:p w14:paraId="2BF5A2A8" w14:textId="77777777" w:rsidR="00EF6EA2" w:rsidRPr="001E7BAA" w:rsidRDefault="00AD60C7">
      <w:pPr>
        <w:numPr>
          <w:ilvl w:val="0"/>
          <w:numId w:val="17"/>
        </w:numPr>
      </w:pPr>
      <w:r w:rsidRPr="001E7BAA">
        <w:lastRenderedPageBreak/>
        <w:t>阿里云物联网平台开通实例，注册产品和设备。物联网平台是本系统中必不可少的数据中间平台，承载了接收数据、流转数据的任务。因此需要拥有可用的物联网平台账户，保证设备可以正常连接至平台。</w:t>
      </w:r>
    </w:p>
    <w:p w14:paraId="096DBF28" w14:textId="77777777" w:rsidR="00EF6EA2" w:rsidRPr="001E7BAA" w:rsidRDefault="00AD60C7">
      <w:pPr>
        <w:numPr>
          <w:ilvl w:val="0"/>
          <w:numId w:val="17"/>
        </w:numPr>
      </w:pPr>
      <w:r w:rsidRPr="001E7BAA">
        <w:t>Navicat</w:t>
      </w:r>
      <w:r w:rsidRPr="001E7BAA">
        <w:t>或其他数据库查看软件。可以直观的观察到新的数据被添加如数据库中。</w:t>
      </w:r>
    </w:p>
    <w:p w14:paraId="524B16E1" w14:textId="77777777" w:rsidR="00EF6EA2" w:rsidRPr="001E7BAA" w:rsidRDefault="00AD60C7">
      <w:pPr>
        <w:numPr>
          <w:ilvl w:val="0"/>
          <w:numId w:val="17"/>
        </w:numPr>
      </w:pPr>
      <w:r w:rsidRPr="001E7BAA">
        <w:t>Idea</w:t>
      </w:r>
      <w:r w:rsidRPr="001E7BAA">
        <w:t>或其他</w:t>
      </w:r>
      <w:r w:rsidRPr="001E7BAA">
        <w:t>Java</w:t>
      </w:r>
      <w:r w:rsidRPr="001E7BAA">
        <w:t>开发平台。尽管依靠</w:t>
      </w:r>
      <w:r w:rsidRPr="001E7BAA">
        <w:t>Spring</w:t>
      </w:r>
      <w:r w:rsidRPr="001E7BAA">
        <w:t>框架搭建的服务端软件能够向日志文件中输出日志以供查阅，但是并不支持实时的查阅日志。</w:t>
      </w:r>
      <w:r w:rsidRPr="001E7BAA">
        <w:t>Idea</w:t>
      </w:r>
      <w:r w:rsidRPr="001E7BAA">
        <w:t>或其他</w:t>
      </w:r>
      <w:r w:rsidRPr="001E7BAA">
        <w:t>Java</w:t>
      </w:r>
      <w:r w:rsidRPr="001E7BAA">
        <w:t>开发平台的控制台能够实时的输出日志，便于查看服务端接收到了物联网平台发送的消息。</w:t>
      </w:r>
    </w:p>
    <w:p w14:paraId="25B99C2B" w14:textId="77777777" w:rsidR="00EF6EA2" w:rsidRPr="001E7BAA" w:rsidRDefault="00AD60C7">
      <w:pPr>
        <w:pStyle w:val="2"/>
        <w:spacing w:before="120" w:after="120"/>
      </w:pPr>
      <w:bookmarkStart w:id="141" w:name="_Toc135495341"/>
      <w:bookmarkEnd w:id="139"/>
      <w:commentRangeStart w:id="142"/>
      <w:r w:rsidRPr="001E7BAA">
        <w:t>测试内容</w:t>
      </w:r>
      <w:bookmarkStart w:id="143" w:name="测试内容"/>
      <w:bookmarkEnd w:id="141"/>
      <w:commentRangeEnd w:id="142"/>
      <w:r w:rsidR="00FC0B3B">
        <w:rPr>
          <w:rStyle w:val="af5"/>
          <w:rFonts w:ascii="Times New Roman" w:eastAsia="宋体" w:hAnsi="Times New Roman" w:cs="Times New Roman"/>
          <w:bCs w:val="0"/>
        </w:rPr>
        <w:commentReference w:id="142"/>
      </w:r>
    </w:p>
    <w:p w14:paraId="5CA8DCB6" w14:textId="77777777" w:rsidR="00EF6EA2" w:rsidRPr="001E7BAA" w:rsidRDefault="00AD60C7">
      <w:pPr>
        <w:pStyle w:val="FirstParagraph"/>
        <w:ind w:firstLine="480"/>
      </w:pPr>
      <w:r w:rsidRPr="001E7BAA">
        <w:t>本系统的测试分阶段，分层进行，各项测试通过后即可保证系统正常运行。测试的项目如下：</w:t>
      </w:r>
    </w:p>
    <w:p w14:paraId="552809B5" w14:textId="77777777" w:rsidR="00EF6EA2" w:rsidRPr="001E7BAA" w:rsidRDefault="00AD60C7" w:rsidP="00EF05C5">
      <w:pPr>
        <w:numPr>
          <w:ilvl w:val="0"/>
          <w:numId w:val="19"/>
        </w:numPr>
      </w:pPr>
      <w:r w:rsidRPr="001E7BAA">
        <w:t>单片机正常启动、联网、</w:t>
      </w:r>
      <w:r w:rsidRPr="001E7BAA">
        <w:t>OLED</w:t>
      </w:r>
      <w:r w:rsidRPr="001E7BAA">
        <w:t>显示数据、</w:t>
      </w:r>
      <w:proofErr w:type="gramStart"/>
      <w:r w:rsidRPr="001E7BAA">
        <w:t>向物联网</w:t>
      </w:r>
      <w:proofErr w:type="gramEnd"/>
      <w:r w:rsidRPr="001E7BAA">
        <w:t>发送数据测试；</w:t>
      </w:r>
    </w:p>
    <w:p w14:paraId="7C094B8D" w14:textId="77777777" w:rsidR="00EF6EA2" w:rsidRPr="001E7BAA" w:rsidRDefault="00AD60C7" w:rsidP="00EF05C5">
      <w:pPr>
        <w:numPr>
          <w:ilvl w:val="0"/>
          <w:numId w:val="19"/>
        </w:numPr>
      </w:pPr>
      <w:r w:rsidRPr="001E7BAA">
        <w:t>在网络波动情况下单片机重启测试；</w:t>
      </w:r>
    </w:p>
    <w:p w14:paraId="0BA46885" w14:textId="77777777" w:rsidR="00EF6EA2" w:rsidRPr="001E7BAA" w:rsidRDefault="00AD60C7" w:rsidP="00EF05C5">
      <w:pPr>
        <w:numPr>
          <w:ilvl w:val="0"/>
          <w:numId w:val="19"/>
        </w:numPr>
      </w:pPr>
      <w:r w:rsidRPr="001E7BAA">
        <w:t>物联网平台消息流转、服务端正常接收、存储数据测试；</w:t>
      </w:r>
    </w:p>
    <w:p w14:paraId="3D4A7961" w14:textId="77777777" w:rsidR="00EF6EA2" w:rsidRPr="001E7BAA" w:rsidRDefault="00AD60C7" w:rsidP="00EF05C5">
      <w:pPr>
        <w:numPr>
          <w:ilvl w:val="0"/>
          <w:numId w:val="19"/>
        </w:numPr>
      </w:pPr>
      <w:r w:rsidRPr="001E7BAA">
        <w:t>前端数据显示测试。</w:t>
      </w:r>
    </w:p>
    <w:p w14:paraId="6D1F4784" w14:textId="77777777" w:rsidR="00EF6EA2" w:rsidRPr="001E7BAA" w:rsidRDefault="00AD60C7">
      <w:pPr>
        <w:pStyle w:val="2"/>
        <w:spacing w:before="120" w:after="120"/>
      </w:pPr>
      <w:bookmarkStart w:id="144" w:name="_Toc135495342"/>
      <w:bookmarkEnd w:id="143"/>
      <w:r w:rsidRPr="001E7BAA">
        <w:t>测试方案及结果</w:t>
      </w:r>
      <w:bookmarkStart w:id="145" w:name="系统测试"/>
      <w:bookmarkStart w:id="146" w:name="测试方案及结果"/>
      <w:bookmarkEnd w:id="144"/>
    </w:p>
    <w:p w14:paraId="64078584" w14:textId="2DAB7B26" w:rsidR="00EF6EA2" w:rsidRPr="001E7BAA" w:rsidRDefault="00AD60C7">
      <w:pPr>
        <w:pStyle w:val="FirstParagraph"/>
        <w:ind w:firstLine="480"/>
      </w:pPr>
      <w:r w:rsidRPr="001E7BAA">
        <w:t>打开手机</w:t>
      </w:r>
      <w:r w:rsidR="003E7D85" w:rsidRPr="001E7BAA">
        <w:t>Wi-Fi</w:t>
      </w:r>
      <w:r w:rsidRPr="001E7BAA">
        <w:t>热点或使用路由器创建</w:t>
      </w:r>
      <w:r w:rsidR="003E7D85" w:rsidRPr="001E7BAA">
        <w:t>Wi-Fi</w:t>
      </w:r>
      <w:r w:rsidRPr="001E7BAA">
        <w:t>，将</w:t>
      </w:r>
      <w:r w:rsidR="003E7D85" w:rsidRPr="001E7BAA">
        <w:t>Wi-Fi</w:t>
      </w:r>
      <w:r w:rsidRPr="001E7BAA">
        <w:t>名及密码写入至单片机程序，编译后获取相应的二进制文件。</w:t>
      </w:r>
      <w:r w:rsidRPr="001E7BAA">
        <w:t>ESP8266</w:t>
      </w:r>
      <w:r w:rsidRPr="001E7BAA">
        <w:t>模块插入单片机开发板中，将二进制文件烧录至单片机。</w:t>
      </w:r>
    </w:p>
    <w:p w14:paraId="0F9A0ED2" w14:textId="5039F543" w:rsidR="00EF6EA2" w:rsidRPr="001E7BAA" w:rsidRDefault="00AD60C7">
      <w:pPr>
        <w:pStyle w:val="a0"/>
        <w:ind w:firstLine="480"/>
      </w:pPr>
      <w:r w:rsidRPr="001E7BAA">
        <w:t>单片机插电，打开路由器管理后台或</w:t>
      </w:r>
      <w:proofErr w:type="gramStart"/>
      <w:r w:rsidRPr="001E7BAA">
        <w:t>手机热点</w:t>
      </w:r>
      <w:proofErr w:type="gramEnd"/>
      <w:r w:rsidRPr="001E7BAA">
        <w:t>管理界面，可以看到有相应的</w:t>
      </w:r>
      <w:r w:rsidRPr="001E7BAA">
        <w:t>ESP8266</w:t>
      </w:r>
      <w:r w:rsidRPr="001E7BAA">
        <w:t>模块接入，即证明单片机正常启动，</w:t>
      </w:r>
      <w:r w:rsidRPr="001E7BAA">
        <w:t>ESP8266</w:t>
      </w:r>
      <w:r w:rsidRPr="001E7BAA">
        <w:t>模块正常联网，相应的结果如</w:t>
      </w:r>
      <w:r w:rsidRPr="001E7BAA">
        <w:fldChar w:fldCharType="begin"/>
      </w:r>
      <w:r w:rsidRPr="001E7BAA">
        <w:instrText xml:space="preserve">Ref </w:instrText>
      </w:r>
      <w:r w:rsidRPr="001E7BAA">
        <w:instrText>fig-shiwutuwifi \r</w:instrText>
      </w:r>
      <w:r w:rsidR="001E7BAA">
        <w:instrText xml:space="preserve"> \* MERGEFORMAT </w:instrText>
      </w:r>
      <w:r w:rsidRPr="001E7BAA">
        <w:fldChar w:fldCharType="separate"/>
      </w:r>
      <w:r w:rsidR="00137210">
        <w:rPr>
          <w:rFonts w:hint="eastAsia"/>
        </w:rPr>
        <w:t>图</w:t>
      </w:r>
      <w:r w:rsidR="00137210">
        <w:rPr>
          <w:rFonts w:hint="eastAsia"/>
        </w:rPr>
        <w:t>5-2</w:t>
      </w:r>
      <w:r w:rsidRPr="001E7BAA">
        <w:fldChar w:fldCharType="end"/>
      </w:r>
      <w:r w:rsidRPr="001E7BAA">
        <w:t>所示；</w:t>
      </w:r>
    </w:p>
    <w:p w14:paraId="2437370D" w14:textId="77777777" w:rsidR="00EF6EA2" w:rsidRPr="001E7BAA" w:rsidRDefault="00AD60C7">
      <w:pPr>
        <w:pStyle w:val="CaptionedFigure"/>
        <w:spacing w:before="360"/>
      </w:pPr>
      <w:r w:rsidRPr="001E7BAA">
        <w:rPr>
          <w:noProof/>
        </w:rPr>
        <w:drawing>
          <wp:inline distT="0" distB="0" distL="0" distR="0" wp14:anchorId="6E6B83EE" wp14:editId="0532F282">
            <wp:extent cx="3052445" cy="2653683"/>
            <wp:effectExtent l="0" t="0" r="0" b="0"/>
            <wp:docPr id="1041329303" name="Picture" descr="WSP8266模块连接至手机WiFi热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hiwutuwifi.jpg"/>
                    <pic:cNvPicPr>
                      <a:picLocks noChangeAspect="1" noChangeArrowheads="1"/>
                    </pic:cNvPicPr>
                  </pic:nvPicPr>
                  <pic:blipFill rotWithShape="1">
                    <a:blip r:embed="rId51"/>
                    <a:srcRect t="11149" b="7493"/>
                    <a:stretch/>
                  </pic:blipFill>
                  <pic:spPr bwMode="auto">
                    <a:xfrm>
                      <a:off x="0" y="0"/>
                      <a:ext cx="3076307" cy="2674428"/>
                    </a:xfrm>
                    <a:prstGeom prst="rect">
                      <a:avLst/>
                    </a:prstGeom>
                    <a:noFill/>
                    <a:ln>
                      <a:noFill/>
                    </a:ln>
                    <a:extLst>
                      <a:ext uri="{53640926-AAD7-44D8-BBD7-CCE9431645EC}">
                        <a14:shadowObscured xmlns:a14="http://schemas.microsoft.com/office/drawing/2010/main"/>
                      </a:ext>
                    </a:extLst>
                  </pic:spPr>
                </pic:pic>
              </a:graphicData>
            </a:graphic>
          </wp:inline>
        </w:drawing>
      </w:r>
    </w:p>
    <w:p w14:paraId="7547C05E" w14:textId="6EEA4C51" w:rsidR="00EF6EA2" w:rsidRPr="006E246F" w:rsidRDefault="00AD60C7" w:rsidP="006E246F">
      <w:pPr>
        <w:pStyle w:val="ImageCaption"/>
        <w:spacing w:afterLines="0" w:line="300" w:lineRule="auto"/>
        <w:rPr>
          <w:sz w:val="21"/>
          <w:szCs w:val="21"/>
        </w:rPr>
      </w:pPr>
      <w:bookmarkStart w:id="147" w:name="fig-shiwutuwifi"/>
      <w:r w:rsidRPr="006E246F">
        <w:rPr>
          <w:sz w:val="21"/>
          <w:szCs w:val="21"/>
        </w:rPr>
        <w:t>WSP8266</w:t>
      </w:r>
      <w:r w:rsidRPr="006E246F">
        <w:rPr>
          <w:sz w:val="21"/>
          <w:szCs w:val="21"/>
        </w:rPr>
        <w:t>模块连接至手机</w:t>
      </w:r>
      <w:r w:rsidR="003E7D85" w:rsidRPr="006E246F">
        <w:rPr>
          <w:sz w:val="21"/>
          <w:szCs w:val="21"/>
        </w:rPr>
        <w:t>Wi-Fi</w:t>
      </w:r>
      <w:r w:rsidRPr="006E246F">
        <w:rPr>
          <w:sz w:val="21"/>
          <w:szCs w:val="21"/>
        </w:rPr>
        <w:t>热点</w:t>
      </w:r>
      <w:bookmarkEnd w:id="147"/>
    </w:p>
    <w:p w14:paraId="5CABBD66" w14:textId="6CB2AF75" w:rsidR="00EF6EA2" w:rsidRPr="001E7BAA" w:rsidRDefault="00AD60C7">
      <w:pPr>
        <w:pStyle w:val="a0"/>
        <w:ind w:firstLine="480"/>
      </w:pPr>
      <w:r w:rsidRPr="001E7BAA">
        <w:lastRenderedPageBreak/>
        <w:t>本系统中使用单片机的按钮作为传感器，按压单片机按钮，</w:t>
      </w:r>
      <w:r w:rsidRPr="001E7BAA">
        <w:t>OLED</w:t>
      </w:r>
      <w:r w:rsidRPr="001E7BAA">
        <w:t>显示屏上亮起按钮所对应的数字，即可证明</w:t>
      </w:r>
      <w:r w:rsidRPr="001E7BAA">
        <w:t>OLED</w:t>
      </w:r>
      <w:r w:rsidRPr="001E7BAA">
        <w:t>显示屏显示数据正常工作，相应结果如</w:t>
      </w:r>
      <w:r w:rsidRPr="001E7BAA">
        <w:fldChar w:fldCharType="begin"/>
      </w:r>
      <w:r w:rsidRPr="001E7BAA">
        <w:instrText>Ref fig-shiwutuoled \r</w:instrText>
      </w:r>
      <w:r w:rsidR="001E7BAA">
        <w:instrText xml:space="preserve"> \* MERGEFORMAT </w:instrText>
      </w:r>
      <w:r w:rsidRPr="001E7BAA">
        <w:fldChar w:fldCharType="separate"/>
      </w:r>
      <w:r w:rsidR="00137210">
        <w:rPr>
          <w:rFonts w:hint="eastAsia"/>
        </w:rPr>
        <w:t>图</w:t>
      </w:r>
      <w:r w:rsidR="00137210">
        <w:rPr>
          <w:rFonts w:hint="eastAsia"/>
        </w:rPr>
        <w:t>5-3</w:t>
      </w:r>
      <w:r w:rsidRPr="001E7BAA">
        <w:fldChar w:fldCharType="end"/>
      </w:r>
      <w:r w:rsidRPr="001E7BAA">
        <w:t>所示；为保证能够正常的显示单片机按钮的按压情况，对</w:t>
      </w:r>
      <w:r w:rsidRPr="001E7BAA">
        <w:t>OLED</w:t>
      </w:r>
      <w:r w:rsidRPr="001E7BAA">
        <w:t>显示屏上显示的数字做了延时处理。</w:t>
      </w:r>
    </w:p>
    <w:p w14:paraId="438DD795" w14:textId="77777777" w:rsidR="00EF6EA2" w:rsidRPr="001E7BAA" w:rsidRDefault="00AD60C7">
      <w:pPr>
        <w:pStyle w:val="CaptionedFigure"/>
        <w:spacing w:before="360"/>
      </w:pPr>
      <w:r w:rsidRPr="001E7BAA">
        <w:rPr>
          <w:noProof/>
        </w:rPr>
        <w:drawing>
          <wp:inline distT="0" distB="0" distL="0" distR="0" wp14:anchorId="044DA737" wp14:editId="3214A021">
            <wp:extent cx="5930900" cy="3701282"/>
            <wp:effectExtent l="0" t="0" r="0" b="0"/>
            <wp:docPr id="16076273" name="Picture" descr="OLED正常工作"/>
            <wp:cNvGraphicFramePr/>
            <a:graphic xmlns:a="http://schemas.openxmlformats.org/drawingml/2006/main">
              <a:graphicData uri="http://schemas.openxmlformats.org/drawingml/2006/picture">
                <pic:pic xmlns:pic="http://schemas.openxmlformats.org/drawingml/2006/picture">
                  <pic:nvPicPr>
                    <pic:cNvPr id="0" name="Picture" descr="img/shiwutuoled.jpg"/>
                    <pic:cNvPicPr>
                      <a:picLocks noChangeAspect="1" noChangeArrowheads="1"/>
                    </pic:cNvPicPr>
                  </pic:nvPicPr>
                  <pic:blipFill>
                    <a:blip r:embed="rId52"/>
                    <a:stretch>
                      <a:fillRect/>
                    </a:stretch>
                  </pic:blipFill>
                  <pic:spPr bwMode="auto">
                    <a:xfrm>
                      <a:off x="0" y="0"/>
                      <a:ext cx="5930900" cy="3701282"/>
                    </a:xfrm>
                    <a:prstGeom prst="rect">
                      <a:avLst/>
                    </a:prstGeom>
                    <a:noFill/>
                    <a:ln w="9525">
                      <a:noFill/>
                      <a:headEnd/>
                      <a:tailEnd/>
                    </a:ln>
                  </pic:spPr>
                </pic:pic>
              </a:graphicData>
            </a:graphic>
          </wp:inline>
        </w:drawing>
      </w:r>
    </w:p>
    <w:p w14:paraId="33944DB1" w14:textId="77777777" w:rsidR="00EF6EA2" w:rsidRPr="00656D23" w:rsidRDefault="00AD60C7" w:rsidP="00656D23">
      <w:pPr>
        <w:pStyle w:val="ImageCaption"/>
        <w:spacing w:afterLines="0" w:line="300" w:lineRule="auto"/>
        <w:rPr>
          <w:sz w:val="21"/>
          <w:szCs w:val="21"/>
        </w:rPr>
      </w:pPr>
      <w:bookmarkStart w:id="148" w:name="fig-shiwutuoled"/>
      <w:r w:rsidRPr="00656D23">
        <w:rPr>
          <w:sz w:val="21"/>
          <w:szCs w:val="21"/>
        </w:rPr>
        <w:t>OLED</w:t>
      </w:r>
      <w:r w:rsidRPr="00656D23">
        <w:rPr>
          <w:sz w:val="21"/>
          <w:szCs w:val="21"/>
        </w:rPr>
        <w:t>正常工作</w:t>
      </w:r>
      <w:bookmarkEnd w:id="148"/>
    </w:p>
    <w:p w14:paraId="5B753B9E" w14:textId="4CD79B29" w:rsidR="00EF6EA2" w:rsidRPr="001E7BAA" w:rsidRDefault="00AD60C7">
      <w:pPr>
        <w:pStyle w:val="a0"/>
        <w:ind w:firstLine="480"/>
      </w:pPr>
      <w:r w:rsidRPr="001E7BAA">
        <w:t>上一步测试取得预期结果后，打开</w:t>
      </w:r>
      <w:r w:rsidRPr="001E7BAA">
        <w:t>物联网控制台界面，查看日志，看到设备上线记录以及</w:t>
      </w:r>
      <w:r w:rsidRPr="001E7BAA">
        <w:t>MQTT</w:t>
      </w:r>
      <w:r w:rsidRPr="001E7BAA">
        <w:t>消息上传记录，即可证明单片机正常接入了物联网平台，</w:t>
      </w:r>
      <w:proofErr w:type="gramStart"/>
      <w:r w:rsidRPr="001E7BAA">
        <w:t>可以向物联网</w:t>
      </w:r>
      <w:proofErr w:type="gramEnd"/>
      <w:r w:rsidRPr="001E7BAA">
        <w:t>平台发送数据，相关结果如</w:t>
      </w:r>
      <w:r w:rsidRPr="001E7BAA">
        <w:fldChar w:fldCharType="begin"/>
      </w:r>
      <w:r w:rsidRPr="001E7BAA">
        <w:instrText>Ref fig-shiwutuiot \r</w:instrText>
      </w:r>
      <w:r w:rsidR="001E7BAA">
        <w:instrText xml:space="preserve"> \* MERGEFORMAT </w:instrText>
      </w:r>
      <w:r w:rsidRPr="001E7BAA">
        <w:fldChar w:fldCharType="separate"/>
      </w:r>
      <w:r w:rsidR="00137210">
        <w:rPr>
          <w:rFonts w:hint="eastAsia"/>
        </w:rPr>
        <w:t>图</w:t>
      </w:r>
      <w:r w:rsidR="00137210">
        <w:rPr>
          <w:rFonts w:hint="eastAsia"/>
        </w:rPr>
        <w:t>5-4</w:t>
      </w:r>
      <w:r w:rsidRPr="001E7BAA">
        <w:fldChar w:fldCharType="end"/>
      </w:r>
      <w:r w:rsidRPr="001E7BAA">
        <w:t>所示。</w:t>
      </w:r>
    </w:p>
    <w:p w14:paraId="3B7CFEB4" w14:textId="77777777" w:rsidR="00EF6EA2" w:rsidRPr="001E7BAA" w:rsidRDefault="00AD60C7">
      <w:pPr>
        <w:pStyle w:val="CaptionedFigure"/>
        <w:spacing w:before="360"/>
      </w:pPr>
      <w:r w:rsidRPr="001E7BAA">
        <w:rPr>
          <w:noProof/>
        </w:rPr>
        <w:drawing>
          <wp:inline distT="0" distB="0" distL="0" distR="0" wp14:anchorId="5C4FDFD6" wp14:editId="7F4B0A60">
            <wp:extent cx="5930900" cy="2722576"/>
            <wp:effectExtent l="0" t="0" r="0" b="0"/>
            <wp:docPr id="1421242117" name="Picture" descr="物联网平台日志"/>
            <wp:cNvGraphicFramePr/>
            <a:graphic xmlns:a="http://schemas.openxmlformats.org/drawingml/2006/main">
              <a:graphicData uri="http://schemas.openxmlformats.org/drawingml/2006/picture">
                <pic:pic xmlns:pic="http://schemas.openxmlformats.org/drawingml/2006/picture">
                  <pic:nvPicPr>
                    <pic:cNvPr id="0" name="Picture" descr="img/shiwutuiot.jpg"/>
                    <pic:cNvPicPr>
                      <a:picLocks noChangeAspect="1" noChangeArrowheads="1"/>
                    </pic:cNvPicPr>
                  </pic:nvPicPr>
                  <pic:blipFill>
                    <a:blip r:embed="rId53"/>
                    <a:stretch>
                      <a:fillRect/>
                    </a:stretch>
                  </pic:blipFill>
                  <pic:spPr bwMode="auto">
                    <a:xfrm>
                      <a:off x="0" y="0"/>
                      <a:ext cx="5930900" cy="2722576"/>
                    </a:xfrm>
                    <a:prstGeom prst="rect">
                      <a:avLst/>
                    </a:prstGeom>
                    <a:noFill/>
                    <a:ln w="9525">
                      <a:noFill/>
                      <a:headEnd/>
                      <a:tailEnd/>
                    </a:ln>
                  </pic:spPr>
                </pic:pic>
              </a:graphicData>
            </a:graphic>
          </wp:inline>
        </w:drawing>
      </w:r>
    </w:p>
    <w:p w14:paraId="45442538" w14:textId="77777777" w:rsidR="00EF6EA2" w:rsidRPr="00656D23" w:rsidRDefault="00AD60C7" w:rsidP="00656D23">
      <w:pPr>
        <w:pStyle w:val="ImageCaption"/>
        <w:spacing w:afterLines="0" w:line="300" w:lineRule="auto"/>
        <w:rPr>
          <w:sz w:val="21"/>
          <w:szCs w:val="21"/>
        </w:rPr>
      </w:pPr>
      <w:bookmarkStart w:id="149" w:name="fig-shiwutuiot"/>
      <w:r w:rsidRPr="00656D23">
        <w:rPr>
          <w:sz w:val="21"/>
          <w:szCs w:val="21"/>
        </w:rPr>
        <w:t>物联网平台日志</w:t>
      </w:r>
      <w:bookmarkEnd w:id="149"/>
    </w:p>
    <w:p w14:paraId="6254A969" w14:textId="4A701C54" w:rsidR="00EF6EA2" w:rsidRPr="001E7BAA" w:rsidRDefault="00AD60C7">
      <w:pPr>
        <w:pStyle w:val="a0"/>
        <w:ind w:firstLine="480"/>
      </w:pPr>
      <w:r w:rsidRPr="001E7BAA">
        <w:lastRenderedPageBreak/>
        <w:t>启动服务程序，可在控制台上看到日志输出，日志中输出物联网平台消息队列中堆积的消息；打开数据库查看软件（如</w:t>
      </w:r>
      <w:r w:rsidRPr="001E7BAA">
        <w:t xml:space="preserve"> </w:t>
      </w:r>
      <w:proofErr w:type="spellStart"/>
      <w:r w:rsidRPr="001E7BAA">
        <w:t>Navicat</w:t>
      </w:r>
      <w:proofErr w:type="spellEnd"/>
      <w:r w:rsidRPr="001E7BAA">
        <w:t>），按时间查看后在数据表中能找到新添加了相应的记录，即证明物联网平台消息流转正常，</w:t>
      </w:r>
      <w:proofErr w:type="gramStart"/>
      <w:r w:rsidRPr="001E7BAA">
        <w:t>服务端能正常</w:t>
      </w:r>
      <w:proofErr w:type="gramEnd"/>
      <w:r w:rsidRPr="001E7BAA">
        <w:t>接收、存储数据，</w:t>
      </w:r>
      <w:r w:rsidR="003E7D85" w:rsidRPr="001E7BAA">
        <w:t>Spring</w:t>
      </w:r>
      <w:r w:rsidRPr="001E7BAA">
        <w:t>后端日志如</w:t>
      </w:r>
      <w:r w:rsidRPr="001E7BAA">
        <w:fldChar w:fldCharType="begin"/>
      </w:r>
      <w:r w:rsidRPr="001E7BAA">
        <w:instrText>R</w:instrText>
      </w:r>
      <w:r w:rsidRPr="001E7BAA">
        <w:instrText>ef fig-shiwutuspringlog \r</w:instrText>
      </w:r>
      <w:r w:rsidR="001E7BAA">
        <w:instrText xml:space="preserve"> \* MERGEFORMAT </w:instrText>
      </w:r>
      <w:r w:rsidRPr="001E7BAA">
        <w:fldChar w:fldCharType="separate"/>
      </w:r>
      <w:r w:rsidR="00137210">
        <w:rPr>
          <w:rFonts w:hint="eastAsia"/>
        </w:rPr>
        <w:t>图</w:t>
      </w:r>
      <w:r w:rsidR="00137210">
        <w:rPr>
          <w:rFonts w:hint="eastAsia"/>
        </w:rPr>
        <w:t>5-5</w:t>
      </w:r>
      <w:r w:rsidRPr="001E7BAA">
        <w:fldChar w:fldCharType="end"/>
      </w:r>
      <w:r w:rsidRPr="001E7BAA">
        <w:t>所示，数据库中数据如</w:t>
      </w:r>
      <w:r w:rsidRPr="001E7BAA">
        <w:fldChar w:fldCharType="begin"/>
      </w:r>
      <w:r w:rsidRPr="001E7BAA">
        <w:instrText>Ref fig-shiwutumysql \r</w:instrText>
      </w:r>
      <w:r w:rsidR="001E7BAA">
        <w:instrText xml:space="preserve"> \* MERGEFORMAT </w:instrText>
      </w:r>
      <w:r w:rsidRPr="001E7BAA">
        <w:fldChar w:fldCharType="separate"/>
      </w:r>
      <w:r w:rsidR="00137210">
        <w:rPr>
          <w:rFonts w:hint="eastAsia"/>
        </w:rPr>
        <w:t>图</w:t>
      </w:r>
      <w:r w:rsidR="00137210">
        <w:rPr>
          <w:rFonts w:hint="eastAsia"/>
        </w:rPr>
        <w:t>5-6</w:t>
      </w:r>
      <w:r w:rsidRPr="001E7BAA">
        <w:fldChar w:fldCharType="end"/>
      </w:r>
      <w:r w:rsidRPr="001E7BAA">
        <w:t>所示。</w:t>
      </w:r>
    </w:p>
    <w:p w14:paraId="64F419B4" w14:textId="77777777" w:rsidR="00EF6EA2" w:rsidRPr="001E7BAA" w:rsidRDefault="00AD60C7">
      <w:pPr>
        <w:pStyle w:val="CaptionedFigure"/>
        <w:spacing w:before="360"/>
      </w:pPr>
      <w:r w:rsidRPr="001E7BAA">
        <w:rPr>
          <w:noProof/>
        </w:rPr>
        <w:drawing>
          <wp:inline distT="0" distB="0" distL="0" distR="0" wp14:anchorId="7CDA0BD1" wp14:editId="5404565F">
            <wp:extent cx="5930900" cy="524342"/>
            <wp:effectExtent l="0" t="0" r="0" b="0"/>
            <wp:docPr id="775193709" name="Picture" descr="Sping日志"/>
            <wp:cNvGraphicFramePr/>
            <a:graphic xmlns:a="http://schemas.openxmlformats.org/drawingml/2006/main">
              <a:graphicData uri="http://schemas.openxmlformats.org/drawingml/2006/picture">
                <pic:pic xmlns:pic="http://schemas.openxmlformats.org/drawingml/2006/picture">
                  <pic:nvPicPr>
                    <pic:cNvPr id="0" name="Picture" descr="img/shiwutuspringlog.jpg"/>
                    <pic:cNvPicPr>
                      <a:picLocks noChangeAspect="1" noChangeArrowheads="1"/>
                    </pic:cNvPicPr>
                  </pic:nvPicPr>
                  <pic:blipFill>
                    <a:blip r:embed="rId54"/>
                    <a:stretch>
                      <a:fillRect/>
                    </a:stretch>
                  </pic:blipFill>
                  <pic:spPr bwMode="auto">
                    <a:xfrm>
                      <a:off x="0" y="0"/>
                      <a:ext cx="5930900" cy="524342"/>
                    </a:xfrm>
                    <a:prstGeom prst="rect">
                      <a:avLst/>
                    </a:prstGeom>
                    <a:noFill/>
                    <a:ln w="9525">
                      <a:noFill/>
                      <a:headEnd/>
                      <a:tailEnd/>
                    </a:ln>
                  </pic:spPr>
                </pic:pic>
              </a:graphicData>
            </a:graphic>
          </wp:inline>
        </w:drawing>
      </w:r>
    </w:p>
    <w:p w14:paraId="038AF233" w14:textId="6C386803" w:rsidR="00EF6EA2" w:rsidRPr="00656D23" w:rsidRDefault="003E7D85" w:rsidP="00656D23">
      <w:pPr>
        <w:pStyle w:val="ImageCaption"/>
        <w:spacing w:afterLines="0" w:line="300" w:lineRule="auto"/>
        <w:rPr>
          <w:sz w:val="21"/>
          <w:szCs w:val="21"/>
        </w:rPr>
      </w:pPr>
      <w:bookmarkStart w:id="150" w:name="fig-shiwutuspringlog"/>
      <w:r w:rsidRPr="00656D23">
        <w:rPr>
          <w:sz w:val="21"/>
          <w:szCs w:val="21"/>
        </w:rPr>
        <w:t>Spring</w:t>
      </w:r>
      <w:r w:rsidRPr="00656D23">
        <w:rPr>
          <w:sz w:val="21"/>
          <w:szCs w:val="21"/>
        </w:rPr>
        <w:t>日志</w:t>
      </w:r>
      <w:bookmarkEnd w:id="150"/>
    </w:p>
    <w:p w14:paraId="047A3FE9" w14:textId="77777777" w:rsidR="00EF6EA2" w:rsidRPr="00656D23" w:rsidRDefault="00AD60C7" w:rsidP="00656D23">
      <w:pPr>
        <w:pStyle w:val="CaptionedFigure"/>
        <w:spacing w:before="360" w:line="300" w:lineRule="auto"/>
        <w:rPr>
          <w:sz w:val="21"/>
          <w:szCs w:val="21"/>
        </w:rPr>
      </w:pPr>
      <w:r w:rsidRPr="00656D23">
        <w:rPr>
          <w:noProof/>
          <w:sz w:val="21"/>
          <w:szCs w:val="21"/>
        </w:rPr>
        <w:drawing>
          <wp:inline distT="0" distB="0" distL="0" distR="0" wp14:anchorId="457267AF" wp14:editId="51007100">
            <wp:extent cx="5930900" cy="241529"/>
            <wp:effectExtent l="0" t="0" r="0" b="0"/>
            <wp:docPr id="360451958" name="Picture" descr="MySQL数据"/>
            <wp:cNvGraphicFramePr/>
            <a:graphic xmlns:a="http://schemas.openxmlformats.org/drawingml/2006/main">
              <a:graphicData uri="http://schemas.openxmlformats.org/drawingml/2006/picture">
                <pic:pic xmlns:pic="http://schemas.openxmlformats.org/drawingml/2006/picture">
                  <pic:nvPicPr>
                    <pic:cNvPr id="0" name="Picture" descr="img/shiwutumysql.jpg"/>
                    <pic:cNvPicPr>
                      <a:picLocks noChangeAspect="1" noChangeArrowheads="1"/>
                    </pic:cNvPicPr>
                  </pic:nvPicPr>
                  <pic:blipFill>
                    <a:blip r:embed="rId55"/>
                    <a:stretch>
                      <a:fillRect/>
                    </a:stretch>
                  </pic:blipFill>
                  <pic:spPr bwMode="auto">
                    <a:xfrm>
                      <a:off x="0" y="0"/>
                      <a:ext cx="5930900" cy="241529"/>
                    </a:xfrm>
                    <a:prstGeom prst="rect">
                      <a:avLst/>
                    </a:prstGeom>
                    <a:noFill/>
                    <a:ln w="9525">
                      <a:noFill/>
                      <a:headEnd/>
                      <a:tailEnd/>
                    </a:ln>
                  </pic:spPr>
                </pic:pic>
              </a:graphicData>
            </a:graphic>
          </wp:inline>
        </w:drawing>
      </w:r>
    </w:p>
    <w:p w14:paraId="60F275A8" w14:textId="77777777" w:rsidR="00EF6EA2" w:rsidRPr="00656D23" w:rsidRDefault="00AD60C7" w:rsidP="00656D23">
      <w:pPr>
        <w:pStyle w:val="ImageCaption"/>
        <w:spacing w:afterLines="0" w:line="300" w:lineRule="auto"/>
        <w:rPr>
          <w:sz w:val="21"/>
          <w:szCs w:val="21"/>
        </w:rPr>
      </w:pPr>
      <w:bookmarkStart w:id="151" w:name="fig-shiwutumysql"/>
      <w:r w:rsidRPr="00656D23">
        <w:rPr>
          <w:sz w:val="21"/>
          <w:szCs w:val="21"/>
        </w:rPr>
        <w:t>MySQL</w:t>
      </w:r>
      <w:r w:rsidRPr="00656D23">
        <w:rPr>
          <w:sz w:val="21"/>
          <w:szCs w:val="21"/>
        </w:rPr>
        <w:t>数据</w:t>
      </w:r>
      <w:bookmarkEnd w:id="151"/>
    </w:p>
    <w:p w14:paraId="509887B8" w14:textId="7195D08B" w:rsidR="00EF6EA2" w:rsidRPr="001E7BAA" w:rsidRDefault="00AD60C7">
      <w:pPr>
        <w:pStyle w:val="a0"/>
        <w:ind w:firstLine="480"/>
      </w:pPr>
      <w:r w:rsidRPr="001E7BAA">
        <w:t>使用浏览器访问相应的网络页面，可以查询到新接收到的数据，即证明前端数据显示正常，相应结果如</w:t>
      </w:r>
      <w:r w:rsidRPr="001E7BAA">
        <w:fldChar w:fldCharType="begin"/>
      </w:r>
      <w:r w:rsidRPr="001E7BAA">
        <w:instrText>Ref fig-shiwutuexplore \r</w:instrText>
      </w:r>
      <w:r w:rsidR="001E7BAA">
        <w:instrText xml:space="preserve"> \* MERGEFORMAT </w:instrText>
      </w:r>
      <w:r w:rsidRPr="001E7BAA">
        <w:fldChar w:fldCharType="separate"/>
      </w:r>
      <w:r w:rsidR="00137210">
        <w:rPr>
          <w:rFonts w:hint="eastAsia"/>
        </w:rPr>
        <w:t>图</w:t>
      </w:r>
      <w:r w:rsidR="00137210">
        <w:rPr>
          <w:rFonts w:hint="eastAsia"/>
        </w:rPr>
        <w:t>5-7</w:t>
      </w:r>
      <w:r w:rsidRPr="001E7BAA">
        <w:fldChar w:fldCharType="end"/>
      </w:r>
      <w:r w:rsidRPr="001E7BAA">
        <w:t>所示。</w:t>
      </w:r>
    </w:p>
    <w:p w14:paraId="069B87F2" w14:textId="77777777" w:rsidR="00EF6EA2" w:rsidRPr="001E7BAA" w:rsidRDefault="00AD60C7">
      <w:pPr>
        <w:pStyle w:val="CaptionedFigure"/>
        <w:spacing w:before="360"/>
      </w:pPr>
      <w:r w:rsidRPr="001E7BAA">
        <w:rPr>
          <w:noProof/>
        </w:rPr>
        <w:drawing>
          <wp:inline distT="0" distB="0" distL="0" distR="0" wp14:anchorId="18FBF155" wp14:editId="146605AD">
            <wp:extent cx="4667250" cy="723900"/>
            <wp:effectExtent l="0" t="0" r="0" b="0"/>
            <wp:docPr id="1600765944" name="Picture" descr="浏览器界面"/>
            <wp:cNvGraphicFramePr/>
            <a:graphic xmlns:a="http://schemas.openxmlformats.org/drawingml/2006/main">
              <a:graphicData uri="http://schemas.openxmlformats.org/drawingml/2006/picture">
                <pic:pic xmlns:pic="http://schemas.openxmlformats.org/drawingml/2006/picture">
                  <pic:nvPicPr>
                    <pic:cNvPr id="0" name="Picture" descr="img/shiwutuexplore.jpg"/>
                    <pic:cNvPicPr>
                      <a:picLocks noChangeAspect="1" noChangeArrowheads="1"/>
                    </pic:cNvPicPr>
                  </pic:nvPicPr>
                  <pic:blipFill>
                    <a:blip r:embed="rId56"/>
                    <a:stretch>
                      <a:fillRect/>
                    </a:stretch>
                  </pic:blipFill>
                  <pic:spPr bwMode="auto">
                    <a:xfrm>
                      <a:off x="0" y="0"/>
                      <a:ext cx="4667250" cy="723900"/>
                    </a:xfrm>
                    <a:prstGeom prst="rect">
                      <a:avLst/>
                    </a:prstGeom>
                    <a:noFill/>
                    <a:ln w="9525">
                      <a:noFill/>
                      <a:headEnd/>
                      <a:tailEnd/>
                    </a:ln>
                  </pic:spPr>
                </pic:pic>
              </a:graphicData>
            </a:graphic>
          </wp:inline>
        </w:drawing>
      </w:r>
    </w:p>
    <w:p w14:paraId="17BB0A2F" w14:textId="77777777" w:rsidR="00EF6EA2" w:rsidRPr="005D4009" w:rsidRDefault="00AD60C7" w:rsidP="005D4009">
      <w:pPr>
        <w:pStyle w:val="ImageCaption"/>
        <w:spacing w:afterLines="0" w:line="300" w:lineRule="auto"/>
        <w:rPr>
          <w:sz w:val="21"/>
          <w:szCs w:val="21"/>
        </w:rPr>
      </w:pPr>
      <w:bookmarkStart w:id="152" w:name="fig-shiwutuexplore"/>
      <w:r w:rsidRPr="005D4009">
        <w:rPr>
          <w:sz w:val="21"/>
          <w:szCs w:val="21"/>
        </w:rPr>
        <w:t>浏览器界面</w:t>
      </w:r>
      <w:bookmarkEnd w:id="152"/>
    </w:p>
    <w:p w14:paraId="3B1D17D4" w14:textId="1AE52028" w:rsidR="004F1C14" w:rsidRDefault="00AD60C7" w:rsidP="004F1C14">
      <w:pPr>
        <w:pStyle w:val="a0"/>
        <w:ind w:firstLine="480"/>
      </w:pPr>
      <w:r w:rsidRPr="001E7BAA">
        <w:t>断开</w:t>
      </w:r>
      <w:r w:rsidR="003E7D85" w:rsidRPr="001E7BAA">
        <w:t>Wi-Fi</w:t>
      </w:r>
      <w:r w:rsidRPr="001E7BAA">
        <w:t>连接可以看到单片机重启，即证明网络波动情况下单片机可自动重启，直至网络恢复正常。</w:t>
      </w:r>
      <w:bookmarkStart w:id="153" w:name="chapter-7"/>
      <w:bookmarkEnd w:id="145"/>
      <w:bookmarkEnd w:id="146"/>
    </w:p>
    <w:p w14:paraId="283006A5" w14:textId="77777777" w:rsidR="004F1C14" w:rsidRDefault="004F1C14" w:rsidP="004F1C14">
      <w:pPr>
        <w:pStyle w:val="a0"/>
        <w:ind w:firstLine="480"/>
      </w:pPr>
    </w:p>
    <w:p w14:paraId="567DC739" w14:textId="1FBE1C3B" w:rsidR="005D4009" w:rsidRDefault="005D4009" w:rsidP="005D4009">
      <w:pPr>
        <w:pStyle w:val="1"/>
        <w:spacing w:before="120" w:after="120"/>
      </w:pPr>
      <w:r>
        <w:rPr>
          <w:rFonts w:hint="eastAsia"/>
        </w:rPr>
        <w:t xml:space="preserve"> </w:t>
      </w:r>
      <w:bookmarkStart w:id="154" w:name="_Toc135495343"/>
      <w:r>
        <w:rPr>
          <w:rFonts w:hint="eastAsia"/>
        </w:rPr>
        <w:t>总结与展望</w:t>
      </w:r>
      <w:bookmarkEnd w:id="154"/>
    </w:p>
    <w:p w14:paraId="291384CE" w14:textId="63A52E5F" w:rsidR="005D4009" w:rsidRDefault="005D4009" w:rsidP="005D4009">
      <w:pPr>
        <w:pStyle w:val="2"/>
        <w:spacing w:before="120" w:after="120"/>
      </w:pPr>
      <w:bookmarkStart w:id="155" w:name="_Toc135495344"/>
      <w:r>
        <w:rPr>
          <w:rFonts w:hint="eastAsia"/>
        </w:rPr>
        <w:t>总结</w:t>
      </w:r>
      <w:bookmarkEnd w:id="155"/>
    </w:p>
    <w:p w14:paraId="18C980EF" w14:textId="74A58D59" w:rsidR="005D4009" w:rsidRDefault="005D4009" w:rsidP="005D4009">
      <w:pPr>
        <w:pStyle w:val="a0"/>
        <w:ind w:firstLine="480"/>
      </w:pPr>
      <w:r>
        <w:rPr>
          <w:rFonts w:hint="eastAsia"/>
        </w:rPr>
        <w:t>本文设计</w:t>
      </w:r>
      <w:r w:rsidR="001E2DBD">
        <w:rPr>
          <w:rFonts w:hint="eastAsia"/>
        </w:rPr>
        <w:t>基于</w:t>
      </w:r>
      <w:r>
        <w:rPr>
          <w:rFonts w:hint="eastAsia"/>
        </w:rPr>
        <w:t>单片机和物联网平台的远程环境数据采集系统</w:t>
      </w:r>
      <w:r w:rsidR="001E2DBD">
        <w:rPr>
          <w:rFonts w:hint="eastAsia"/>
        </w:rPr>
        <w:t>，采取阿里云物联网平台作为数据流转中继服务器，使用</w:t>
      </w:r>
      <w:r w:rsidR="001E2DBD">
        <w:rPr>
          <w:rFonts w:hint="eastAsia"/>
        </w:rPr>
        <w:t>IAP</w:t>
      </w:r>
      <w:r w:rsidR="001E2DBD">
        <w:t>15</w:t>
      </w:r>
      <w:r w:rsidR="001E2DBD">
        <w:rPr>
          <w:rFonts w:hint="eastAsia"/>
        </w:rPr>
        <w:t>W</w:t>
      </w:r>
      <w:r w:rsidR="001E2DBD">
        <w:t>4</w:t>
      </w:r>
      <w:r w:rsidR="001E2DBD">
        <w:rPr>
          <w:rFonts w:hint="eastAsia"/>
        </w:rPr>
        <w:t>K</w:t>
      </w:r>
      <w:r w:rsidR="001E2DBD">
        <w:t>58</w:t>
      </w:r>
      <w:r w:rsidR="001E2DBD">
        <w:rPr>
          <w:rFonts w:hint="eastAsia"/>
        </w:rPr>
        <w:t>S</w:t>
      </w:r>
      <w:r w:rsidR="001E2DBD">
        <w:t>4</w:t>
      </w:r>
      <w:r w:rsidR="001E2DBD">
        <w:rPr>
          <w:rFonts w:hint="eastAsia"/>
        </w:rPr>
        <w:t>单片机作为微控制器，</w:t>
      </w:r>
      <w:r w:rsidR="001E2DBD">
        <w:rPr>
          <w:rFonts w:hint="eastAsia"/>
        </w:rPr>
        <w:t>ESP</w:t>
      </w:r>
      <w:r w:rsidR="001E2DBD">
        <w:t>8266</w:t>
      </w:r>
      <w:r w:rsidR="001E2DBD">
        <w:rPr>
          <w:rFonts w:hint="eastAsia"/>
        </w:rPr>
        <w:t xml:space="preserve"> </w:t>
      </w:r>
      <w:r w:rsidR="003E7D85">
        <w:t>Wi-Fi</w:t>
      </w:r>
      <w:r w:rsidR="001E2DBD">
        <w:rPr>
          <w:rFonts w:hint="eastAsia"/>
        </w:rPr>
        <w:t>模块作为通信模块，开发基于</w:t>
      </w:r>
      <w:r w:rsidR="001E2DBD">
        <w:rPr>
          <w:rFonts w:hint="eastAsia"/>
        </w:rPr>
        <w:t>Spring</w:t>
      </w:r>
      <w:r w:rsidR="001E2DBD">
        <w:rPr>
          <w:rFonts w:hint="eastAsia"/>
        </w:rPr>
        <w:t>框架的服务端程序以及浏览器前端页面作为用户的界面端。在测试阶段所有模块正常工作，硬件模块在异常情况下能够自动重启。该系统使用环境数据感知层</w:t>
      </w:r>
      <w:r w:rsidR="001E2DBD">
        <w:rPr>
          <w:rFonts w:hint="eastAsia"/>
        </w:rPr>
        <w:t>+</w:t>
      </w:r>
      <w:r w:rsidR="001E2DBD">
        <w:rPr>
          <w:rFonts w:hint="eastAsia"/>
        </w:rPr>
        <w:t>物联网平台</w:t>
      </w:r>
      <w:r w:rsidR="001E2DBD">
        <w:rPr>
          <w:rFonts w:hint="eastAsia"/>
        </w:rPr>
        <w:t>+</w:t>
      </w:r>
      <w:r w:rsidR="001E2DBD">
        <w:rPr>
          <w:rFonts w:hint="eastAsia"/>
        </w:rPr>
        <w:t>展示层三层架构模式，简化了系统的开发，降低了成本。</w:t>
      </w:r>
    </w:p>
    <w:p w14:paraId="7EEC2234" w14:textId="5901A3A9" w:rsidR="005D4009" w:rsidRDefault="001E2DBD" w:rsidP="001E2DBD">
      <w:pPr>
        <w:pStyle w:val="2"/>
        <w:spacing w:before="120" w:after="120"/>
      </w:pPr>
      <w:bookmarkStart w:id="156" w:name="_Toc135495345"/>
      <w:r>
        <w:rPr>
          <w:rFonts w:hint="eastAsia"/>
        </w:rPr>
        <w:t>展望</w:t>
      </w:r>
      <w:bookmarkEnd w:id="156"/>
    </w:p>
    <w:p w14:paraId="31827F1B" w14:textId="2A70E70F" w:rsidR="00E4554B" w:rsidRDefault="001E2DBD" w:rsidP="00E4554B">
      <w:pPr>
        <w:pStyle w:val="a0"/>
        <w:ind w:firstLine="480"/>
      </w:pPr>
      <w:r>
        <w:rPr>
          <w:rFonts w:hint="eastAsia"/>
        </w:rPr>
        <w:t>在大数据及物联网技术迅速发展的今天，对数据的需求量</w:t>
      </w:r>
      <w:r w:rsidR="00E4554B">
        <w:rPr>
          <w:rFonts w:hint="eastAsia"/>
        </w:rPr>
        <w:t>越来越大，对数据的分析需求</w:t>
      </w:r>
      <w:r>
        <w:rPr>
          <w:rFonts w:hint="eastAsia"/>
        </w:rPr>
        <w:t>越来越</w:t>
      </w:r>
      <w:r w:rsidR="00E4554B">
        <w:rPr>
          <w:rFonts w:hint="eastAsia"/>
        </w:rPr>
        <w:t>多</w:t>
      </w:r>
      <w:r>
        <w:rPr>
          <w:rFonts w:hint="eastAsia"/>
        </w:rPr>
        <w:t>，远程环境数据采集系统</w:t>
      </w:r>
      <w:r w:rsidR="00E4554B">
        <w:rPr>
          <w:rFonts w:hint="eastAsia"/>
        </w:rPr>
        <w:t>的重要地位与日俱增。本文基于单片机开发的远程环境数据采集系统尽管完成了相关的功能，但与专业的采集分析系统之间仍有差距，在今后的设计中可以进一步研究：</w:t>
      </w:r>
    </w:p>
    <w:p w14:paraId="5F0E5683" w14:textId="34108A34" w:rsidR="00E4554B" w:rsidRDefault="00E4554B" w:rsidP="00EF05C5">
      <w:pPr>
        <w:pStyle w:val="a0"/>
        <w:numPr>
          <w:ilvl w:val="1"/>
          <w:numId w:val="19"/>
        </w:numPr>
        <w:ind w:firstLineChars="0"/>
        <w:jc w:val="left"/>
      </w:pPr>
      <w:r>
        <w:rPr>
          <w:rFonts w:hint="eastAsia"/>
        </w:rPr>
        <w:lastRenderedPageBreak/>
        <w:t>本系统中的硬件部分应对异常情况的解决方案是自动重启，尽管重</w:t>
      </w:r>
      <w:proofErr w:type="gramStart"/>
      <w:r>
        <w:rPr>
          <w:rFonts w:hint="eastAsia"/>
        </w:rPr>
        <w:t>启能够</w:t>
      </w:r>
      <w:proofErr w:type="gramEnd"/>
      <w:r>
        <w:rPr>
          <w:rFonts w:hint="eastAsia"/>
        </w:rPr>
        <w:t>解决大部分的软件故障，但是会消耗时间资源，在对数据的实时性要求较高的情况下，这种处理方案可能并不合适，需要根据不同异常情况做不同的应对策略。</w:t>
      </w:r>
    </w:p>
    <w:p w14:paraId="0BA06A11" w14:textId="7992B38B" w:rsidR="00E4554B" w:rsidRDefault="00E4554B" w:rsidP="00EF05C5">
      <w:pPr>
        <w:pStyle w:val="a0"/>
        <w:numPr>
          <w:ilvl w:val="1"/>
          <w:numId w:val="19"/>
        </w:numPr>
        <w:ind w:firstLineChars="0"/>
        <w:jc w:val="left"/>
      </w:pPr>
      <w:r>
        <w:rPr>
          <w:rFonts w:hint="eastAsia"/>
        </w:rPr>
        <w:t>在本系统中，数据展示部分能够直接展示设备上报的数据，对于非专业用户来讲未经处理的设备上报数据可能并不直观。本系统中开放了相应的网络</w:t>
      </w:r>
      <w:r>
        <w:rPr>
          <w:rFonts w:hint="eastAsia"/>
        </w:rPr>
        <w:t>API</w:t>
      </w:r>
      <w:r>
        <w:rPr>
          <w:rFonts w:hint="eastAsia"/>
        </w:rPr>
        <w:t>可供专业用户不经浏览器直接调用，因此在后续的数据处理与适配上可以针对不同类型的设备上报数据开发不同的、直观的界面，以适应不同用户的需求。</w:t>
      </w:r>
    </w:p>
    <w:p w14:paraId="3D0352FB" w14:textId="5766AB2D" w:rsidR="00EF6EA2" w:rsidRPr="001E7BAA" w:rsidRDefault="000C6FF2" w:rsidP="004F1C14">
      <w:pPr>
        <w:pStyle w:val="1"/>
        <w:spacing w:before="120" w:after="120"/>
      </w:pPr>
      <w:bookmarkStart w:id="157" w:name="_Toc135495346"/>
      <w:r>
        <w:rPr>
          <w:rFonts w:hint="eastAsia"/>
        </w:rPr>
        <w:t xml:space="preserve"> </w:t>
      </w:r>
      <w:r w:rsidR="004F1C14" w:rsidRPr="001E7BAA">
        <w:t>参考文献</w:t>
      </w:r>
      <w:bookmarkStart w:id="158" w:name="参考文献"/>
      <w:bookmarkEnd w:id="153"/>
      <w:bookmarkEnd w:id="157"/>
    </w:p>
    <w:p w14:paraId="43934332" w14:textId="77777777" w:rsidR="00EF6EA2" w:rsidRPr="001E7BAA" w:rsidRDefault="00AD60C7">
      <w:pPr>
        <w:pStyle w:val="aa"/>
      </w:pPr>
      <w:bookmarkStart w:id="159" w:name="Xa1f85f039ba8c9b75de938532bffb1c7548b2df"/>
      <w:bookmarkStart w:id="160" w:name="refs"/>
      <w:r w:rsidRPr="001E7BAA">
        <w:t xml:space="preserve">[1] </w:t>
      </w:r>
      <w:r w:rsidRPr="001E7BAA">
        <w:tab/>
      </w:r>
      <w:r w:rsidRPr="001E7BAA">
        <w:t>何宾</w:t>
      </w:r>
      <w:r w:rsidRPr="001E7BAA">
        <w:t xml:space="preserve">. STC </w:t>
      </w:r>
      <w:r w:rsidRPr="001E7BAA">
        <w:t>单片机原理及应用</w:t>
      </w:r>
      <w:r w:rsidRPr="001E7BAA">
        <w:t>[J]. 2015.</w:t>
      </w:r>
    </w:p>
    <w:p w14:paraId="0385B11B" w14:textId="77777777" w:rsidR="00EF6EA2" w:rsidRPr="001E7BAA" w:rsidRDefault="00AD60C7">
      <w:pPr>
        <w:pStyle w:val="aa"/>
      </w:pPr>
      <w:bookmarkStart w:id="161" w:name="ref-kuoDesignWirelessSensor2018"/>
      <w:bookmarkEnd w:id="159"/>
      <w:r w:rsidRPr="001E7BAA">
        <w:t xml:space="preserve">[2] </w:t>
      </w:r>
      <w:r w:rsidRPr="001E7BAA">
        <w:tab/>
        <w:t xml:space="preserve">KUO Y-W, LI C-L, JHANG J-H, </w:t>
      </w:r>
      <w:r w:rsidRPr="001E7BAA">
        <w:rPr>
          <w:i/>
        </w:rPr>
        <w:t>et al.</w:t>
      </w:r>
      <w:r w:rsidRPr="001E7BAA">
        <w:t xml:space="preserve"> Design of a wireless sensor network-based IoT platform for wide area and heterogeneous applications[J]. IEEE Sensors Jo</w:t>
      </w:r>
      <w:r w:rsidRPr="001E7BAA">
        <w:t>urnal, 2018, 18(12): 5187–5197.</w:t>
      </w:r>
    </w:p>
    <w:p w14:paraId="3AE8076A" w14:textId="77777777" w:rsidR="00EF6EA2" w:rsidRPr="001E7BAA" w:rsidRDefault="00AD60C7">
      <w:pPr>
        <w:pStyle w:val="aa"/>
      </w:pPr>
      <w:bookmarkStart w:id="162" w:name="X80f0431f37124d8f3c47cf0356bda6802ed925f"/>
      <w:bookmarkEnd w:id="161"/>
      <w:r w:rsidRPr="001E7BAA">
        <w:t xml:space="preserve">[3] </w:t>
      </w:r>
      <w:r w:rsidRPr="001E7BAA">
        <w:tab/>
      </w:r>
      <w:r w:rsidRPr="001E7BAA">
        <w:t>艾红</w:t>
      </w:r>
      <w:r w:rsidRPr="001E7BAA">
        <w:t xml:space="preserve">, </w:t>
      </w:r>
      <w:r w:rsidRPr="001E7BAA">
        <w:t>邱靖鹏</w:t>
      </w:r>
      <w:r w:rsidRPr="001E7BAA">
        <w:t xml:space="preserve">. </w:t>
      </w:r>
      <w:r w:rsidRPr="001E7BAA">
        <w:t>基于</w:t>
      </w:r>
      <w:r w:rsidRPr="001E7BAA">
        <w:t xml:space="preserve"> ZigBee </w:t>
      </w:r>
      <w:r w:rsidRPr="001E7BAA">
        <w:t>无线传输的供暖温度监测系统研究</w:t>
      </w:r>
      <w:r w:rsidRPr="001E7BAA">
        <w:t xml:space="preserve">[J]. </w:t>
      </w:r>
      <w:r w:rsidRPr="001E7BAA">
        <w:t>现代电子技术</w:t>
      </w:r>
      <w:r w:rsidRPr="001E7BAA">
        <w:t>, 2018, 41(23): 113–117.</w:t>
      </w:r>
    </w:p>
    <w:p w14:paraId="72714698" w14:textId="77777777" w:rsidR="00EF6EA2" w:rsidRPr="001E7BAA" w:rsidRDefault="00AD60C7">
      <w:pPr>
        <w:pStyle w:val="aa"/>
      </w:pPr>
      <w:bookmarkStart w:id="163" w:name="ref-yangDesignImplementationWireless2015"/>
      <w:bookmarkEnd w:id="162"/>
      <w:r w:rsidRPr="001E7BAA">
        <w:t xml:space="preserve">[4] </w:t>
      </w:r>
      <w:r w:rsidRPr="001E7BAA">
        <w:tab/>
        <w:t xml:space="preserve">YANG W, QIAO S, SONG Q, </w:t>
      </w:r>
      <w:r w:rsidRPr="001E7BAA">
        <w:rPr>
          <w:i/>
        </w:rPr>
        <w:t>et al.</w:t>
      </w:r>
      <w:r w:rsidRPr="001E7BAA">
        <w:t xml:space="preserve"> The design and implementation of wireless temperature and humidity control system based on nRF905[C]//2015 IEEE 1</w:t>
      </w:r>
      <w:r w:rsidRPr="001E7BAA">
        <w:t>0th Conference on Industrial Electronics and Applications (ICIEA). IEEE: 753–756.</w:t>
      </w:r>
    </w:p>
    <w:p w14:paraId="7EAE344B" w14:textId="77777777" w:rsidR="00EF6EA2" w:rsidRPr="001E7BAA" w:rsidRDefault="00AD60C7">
      <w:pPr>
        <w:pStyle w:val="aa"/>
      </w:pPr>
      <w:bookmarkStart w:id="164" w:name="X2e67c479d7d697c1af63ebc891d1eb202885b29"/>
      <w:bookmarkEnd w:id="163"/>
      <w:r w:rsidRPr="001E7BAA">
        <w:t xml:space="preserve">[5] </w:t>
      </w:r>
      <w:r w:rsidRPr="001E7BAA">
        <w:tab/>
      </w:r>
      <w:r w:rsidRPr="001E7BAA">
        <w:t>肖振锋</w:t>
      </w:r>
      <w:r w:rsidRPr="001E7BAA">
        <w:t xml:space="preserve">, </w:t>
      </w:r>
      <w:r w:rsidRPr="001E7BAA">
        <w:t>袁荣湘</w:t>
      </w:r>
      <w:r w:rsidRPr="001E7BAA">
        <w:t xml:space="preserve">, </w:t>
      </w:r>
      <w:r w:rsidRPr="001E7BAA">
        <w:t>邓翔天</w:t>
      </w:r>
      <w:r w:rsidRPr="001E7BAA">
        <w:t xml:space="preserve">, </w:t>
      </w:r>
      <w:r w:rsidRPr="001E7BAA">
        <w:rPr>
          <w:i/>
        </w:rPr>
        <w:t>et al.</w:t>
      </w:r>
      <w:r w:rsidRPr="001E7BAA">
        <w:t xml:space="preserve"> </w:t>
      </w:r>
      <w:r w:rsidRPr="001E7BAA">
        <w:t>基于</w:t>
      </w:r>
      <w:r w:rsidRPr="001E7BAA">
        <w:t xml:space="preserve"> MSP430F169 </w:t>
      </w:r>
      <w:r w:rsidRPr="001E7BAA">
        <w:t>的远程智能故障监测器</w:t>
      </w:r>
      <w:r w:rsidRPr="001E7BAA">
        <w:t xml:space="preserve">[J]. </w:t>
      </w:r>
      <w:r w:rsidRPr="001E7BAA">
        <w:t>电力自动化设备</w:t>
      </w:r>
      <w:r w:rsidRPr="001E7BAA">
        <w:t>, 2013, 33(1): 160–164.</w:t>
      </w:r>
    </w:p>
    <w:p w14:paraId="7C1923D8" w14:textId="1F699C5C" w:rsidR="00EF6EA2" w:rsidRPr="001E7BAA" w:rsidRDefault="00AD60C7">
      <w:pPr>
        <w:pStyle w:val="aa"/>
      </w:pPr>
      <w:bookmarkStart w:id="165" w:name="ref-MQTTXieYiGuiFan"/>
      <w:bookmarkEnd w:id="164"/>
      <w:r w:rsidRPr="001E7BAA">
        <w:t xml:space="preserve">[6] </w:t>
      </w:r>
      <w:r w:rsidRPr="001E7BAA">
        <w:tab/>
        <w:t>MQTT</w:t>
      </w:r>
      <w:r w:rsidRPr="001E7BAA">
        <w:t>协议规范</w:t>
      </w:r>
      <w:r w:rsidRPr="001E7BAA">
        <w:t xml:space="preserve">[EB/OL]. [2023-05-14]. </w:t>
      </w:r>
      <w:hyperlink r:id="rId57" w:history="1">
        <w:r w:rsidR="003E7D85" w:rsidRPr="003E7D85">
          <w:rPr>
            <w:rStyle w:val="af2"/>
            <w:color w:val="000000" w:themeColor="text1"/>
          </w:rPr>
          <w:t>https://help.aliyun.com/document_detail/30540.html</w:t>
        </w:r>
      </w:hyperlink>
      <w:r w:rsidRPr="003E7D85">
        <w:rPr>
          <w:color w:val="000000" w:themeColor="text1"/>
        </w:rPr>
        <w:t>.</w:t>
      </w:r>
    </w:p>
    <w:p w14:paraId="6B810662" w14:textId="77777777" w:rsidR="00EF6EA2" w:rsidRPr="001E7BAA" w:rsidRDefault="00AD60C7">
      <w:pPr>
        <w:pStyle w:val="aa"/>
      </w:pPr>
      <w:bookmarkStart w:id="166" w:name="X1742e0f210bea149764f6f8fe2512770edbe0cf"/>
      <w:bookmarkEnd w:id="165"/>
      <w:r w:rsidRPr="001E7BAA">
        <w:t xml:space="preserve">[7] </w:t>
      </w:r>
      <w:r w:rsidRPr="001E7BAA">
        <w:tab/>
      </w:r>
      <w:r w:rsidRPr="001E7BAA">
        <w:t>盖荣丽</w:t>
      </w:r>
      <w:r w:rsidRPr="001E7BAA">
        <w:t xml:space="preserve">, </w:t>
      </w:r>
      <w:r w:rsidRPr="001E7BAA">
        <w:t>钱玉磊</w:t>
      </w:r>
      <w:r w:rsidRPr="001E7BAA">
        <w:t xml:space="preserve">, </w:t>
      </w:r>
      <w:r w:rsidRPr="001E7BAA">
        <w:t>李鸿彬</w:t>
      </w:r>
      <w:r w:rsidRPr="001E7BAA">
        <w:t xml:space="preserve">, </w:t>
      </w:r>
      <w:r w:rsidRPr="001E7BAA">
        <w:rPr>
          <w:i/>
        </w:rPr>
        <w:t>et al.</w:t>
      </w:r>
      <w:r w:rsidRPr="001E7BAA">
        <w:t xml:space="preserve"> </w:t>
      </w:r>
      <w:r w:rsidRPr="001E7BAA">
        <w:t>基于</w:t>
      </w:r>
      <w:r w:rsidRPr="001E7BAA">
        <w:t xml:space="preserve"> MQTT </w:t>
      </w:r>
      <w:r w:rsidRPr="001E7BAA">
        <w:t>的企业消息推送系统</w:t>
      </w:r>
      <w:r w:rsidRPr="001E7BAA">
        <w:t xml:space="preserve">[J]. </w:t>
      </w:r>
      <w:r w:rsidRPr="001E7BAA">
        <w:t>计算机系统应用</w:t>
      </w:r>
      <w:r w:rsidRPr="001E7BAA">
        <w:t>, 2015, 24(11): 69–75.</w:t>
      </w:r>
    </w:p>
    <w:p w14:paraId="4FDED39D" w14:textId="77777777" w:rsidR="00EF6EA2" w:rsidRPr="001E7BAA" w:rsidRDefault="00AD60C7">
      <w:pPr>
        <w:pStyle w:val="aa"/>
      </w:pPr>
      <w:bookmarkStart w:id="167" w:name="X6f75a72902304d46b1b153c256c38c6ca953938"/>
      <w:bookmarkEnd w:id="166"/>
      <w:r w:rsidRPr="001E7BAA">
        <w:t xml:space="preserve">[8] </w:t>
      </w:r>
      <w:r w:rsidRPr="001E7BAA">
        <w:tab/>
      </w:r>
      <w:r w:rsidRPr="001E7BAA">
        <w:t>郑峰</w:t>
      </w:r>
      <w:r w:rsidRPr="001E7BAA">
        <w:t xml:space="preserve">. </w:t>
      </w:r>
      <w:r w:rsidRPr="001E7BAA">
        <w:t>基于</w:t>
      </w:r>
      <w:r w:rsidRPr="001E7BAA">
        <w:t xml:space="preserve"> MQTT </w:t>
      </w:r>
      <w:r w:rsidRPr="001E7BAA">
        <w:t>的云推送平台的研究及应用</w:t>
      </w:r>
      <w:r w:rsidRPr="001E7BAA">
        <w:t>[D]. 2016.</w:t>
      </w:r>
    </w:p>
    <w:p w14:paraId="32690B2C" w14:textId="77777777" w:rsidR="00EF6EA2" w:rsidRPr="001E7BAA" w:rsidRDefault="00AD60C7">
      <w:pPr>
        <w:pStyle w:val="aa"/>
      </w:pPr>
      <w:bookmarkStart w:id="168" w:name="ref-gomesIntegratingMQTTISO2015"/>
      <w:bookmarkEnd w:id="167"/>
      <w:r w:rsidRPr="001E7BAA">
        <w:t xml:space="preserve">[9] </w:t>
      </w:r>
      <w:r w:rsidRPr="001E7BAA">
        <w:tab/>
        <w:t xml:space="preserve">GOMES Y F, SANTOS D F, ALMEIDA H O, </w:t>
      </w:r>
      <w:r w:rsidRPr="001E7BAA">
        <w:rPr>
          <w:i/>
        </w:rPr>
        <w:t>et al.</w:t>
      </w:r>
      <w:r w:rsidRPr="001E7BAA">
        <w:t xml:space="preserve"> Integrating MQTT and </w:t>
      </w:r>
      <w:r w:rsidRPr="001E7BAA">
        <w:t>ISO/IEEE 11073 for health information sharing in the Internet of Things[C]//2015 IEEE International Conference on Consumer Electronics (ICCE). IEEE: 200–201.</w:t>
      </w:r>
    </w:p>
    <w:p w14:paraId="02DE685C" w14:textId="77777777" w:rsidR="00EF6EA2" w:rsidRPr="001E7BAA" w:rsidRDefault="00AD60C7">
      <w:pPr>
        <w:pStyle w:val="aa"/>
      </w:pPr>
      <w:bookmarkStart w:id="169" w:name="ref-diazNovelMethodologyMonitoring2011"/>
      <w:bookmarkEnd w:id="168"/>
      <w:r w:rsidRPr="001E7BAA">
        <w:t xml:space="preserve">[10] </w:t>
      </w:r>
      <w:r w:rsidRPr="001E7BAA">
        <w:tab/>
        <w:t xml:space="preserve">DÍAZ S E, PÉREZ J C, MATEOS A C, </w:t>
      </w:r>
      <w:r w:rsidRPr="001E7BAA">
        <w:rPr>
          <w:i/>
        </w:rPr>
        <w:t>et al.</w:t>
      </w:r>
      <w:r w:rsidRPr="001E7BAA">
        <w:t xml:space="preserve"> A novel methodology for the monitoring of the agricu</w:t>
      </w:r>
      <w:r w:rsidRPr="001E7BAA">
        <w:t>ltural production process based on wireless sensor networks[J]. Computers and electronics in agriculture, 2011, 76(2): 252–265.</w:t>
      </w:r>
    </w:p>
    <w:p w14:paraId="29564EF1" w14:textId="77777777" w:rsidR="00EF6EA2" w:rsidRPr="001E7BAA" w:rsidRDefault="00AD60C7">
      <w:pPr>
        <w:pStyle w:val="aa"/>
      </w:pPr>
      <w:bookmarkStart w:id="170" w:name="Xbdf4ab0ea3903eedf9b78554ca588980a34054b"/>
      <w:bookmarkEnd w:id="169"/>
      <w:r w:rsidRPr="001E7BAA">
        <w:t xml:space="preserve">[11] </w:t>
      </w:r>
      <w:r w:rsidRPr="001E7BAA">
        <w:tab/>
      </w:r>
      <w:r w:rsidRPr="001E7BAA">
        <w:t>孙晓梅</w:t>
      </w:r>
      <w:r w:rsidRPr="001E7BAA">
        <w:t xml:space="preserve">. </w:t>
      </w:r>
      <w:r w:rsidRPr="001E7BAA">
        <w:t>智慧农业传感器的应用现状及展望</w:t>
      </w:r>
      <w:r w:rsidRPr="001E7BAA">
        <w:t xml:space="preserve">[J]. </w:t>
      </w:r>
      <w:r w:rsidRPr="001E7BAA">
        <w:t>农业网络信息</w:t>
      </w:r>
      <w:r w:rsidRPr="001E7BAA">
        <w:t>, 2015(2): 39–41.</w:t>
      </w:r>
    </w:p>
    <w:p w14:paraId="6F1F2BE6" w14:textId="77777777" w:rsidR="00EF6EA2" w:rsidRPr="001E7BAA" w:rsidRDefault="00AD60C7">
      <w:pPr>
        <w:pStyle w:val="aa"/>
      </w:pPr>
      <w:bookmarkStart w:id="171" w:name="X18c479f8df9f9e6d5c0e8adb9fb65c1b11131cb"/>
      <w:bookmarkEnd w:id="170"/>
      <w:r w:rsidRPr="001E7BAA">
        <w:t xml:space="preserve">[12] </w:t>
      </w:r>
      <w:r w:rsidRPr="001E7BAA">
        <w:tab/>
      </w:r>
      <w:r w:rsidRPr="001E7BAA">
        <w:t>张仲明</w:t>
      </w:r>
      <w:r w:rsidRPr="001E7BAA">
        <w:t xml:space="preserve">, </w:t>
      </w:r>
      <w:r w:rsidRPr="001E7BAA">
        <w:t>郭东伟</w:t>
      </w:r>
      <w:r w:rsidRPr="001E7BAA">
        <w:t xml:space="preserve">, </w:t>
      </w:r>
      <w:r w:rsidRPr="001E7BAA">
        <w:t>吕巍</w:t>
      </w:r>
      <w:r w:rsidRPr="001E7BAA">
        <w:t xml:space="preserve">, </w:t>
      </w:r>
      <w:r w:rsidRPr="001E7BAA">
        <w:rPr>
          <w:i/>
        </w:rPr>
        <w:t>et al.</w:t>
      </w:r>
      <w:r w:rsidRPr="001E7BAA">
        <w:t xml:space="preserve"> </w:t>
      </w:r>
      <w:r w:rsidRPr="001E7BAA">
        <w:t>基于</w:t>
      </w:r>
      <w:r w:rsidRPr="001E7BAA">
        <w:t xml:space="preserve"> DS18B20 </w:t>
      </w:r>
      <w:r w:rsidRPr="001E7BAA">
        <w:t>温度传感器的温度测量系统设计</w:t>
      </w:r>
      <w:r w:rsidRPr="001E7BAA">
        <w:t xml:space="preserve">[J]. </w:t>
      </w:r>
      <w:r w:rsidRPr="001E7BAA">
        <w:t>实验技术与管理</w:t>
      </w:r>
      <w:r w:rsidRPr="001E7BAA">
        <w:t>, 2018, 3</w:t>
      </w:r>
      <w:r w:rsidRPr="001E7BAA">
        <w:t>5(5): 76–79.</w:t>
      </w:r>
    </w:p>
    <w:p w14:paraId="19E3F7D0" w14:textId="77777777" w:rsidR="00EF6EA2" w:rsidRPr="001E7BAA" w:rsidRDefault="00AD60C7">
      <w:pPr>
        <w:pStyle w:val="aa"/>
      </w:pPr>
      <w:bookmarkStart w:id="172" w:name="X69bd640e9dac4bdd3df3816b1782d27d8762b7c"/>
      <w:bookmarkEnd w:id="171"/>
      <w:r w:rsidRPr="001E7BAA">
        <w:lastRenderedPageBreak/>
        <w:t xml:space="preserve">[13] </w:t>
      </w:r>
      <w:r w:rsidRPr="001E7BAA">
        <w:tab/>
      </w:r>
      <w:r w:rsidRPr="001E7BAA">
        <w:t>朱顺兰</w:t>
      </w:r>
      <w:r w:rsidRPr="001E7BAA">
        <w:t xml:space="preserve">, </w:t>
      </w:r>
      <w:r w:rsidRPr="001E7BAA">
        <w:t>王雪萍</w:t>
      </w:r>
      <w:r w:rsidRPr="001E7BAA">
        <w:t xml:space="preserve">. </w:t>
      </w:r>
      <w:r w:rsidRPr="001E7BAA">
        <w:t>光照强度传感器及其变送电路设计与实现</w:t>
      </w:r>
      <w:r w:rsidRPr="001E7BAA">
        <w:t xml:space="preserve">[J]. </w:t>
      </w:r>
      <w:r w:rsidRPr="001E7BAA">
        <w:t>中国电子商务</w:t>
      </w:r>
      <w:r w:rsidRPr="001E7BAA">
        <w:t>, 2009(12): 93–93.</w:t>
      </w:r>
    </w:p>
    <w:p w14:paraId="59A6B7B5" w14:textId="77777777" w:rsidR="00EF6EA2" w:rsidRPr="001E7BAA" w:rsidRDefault="00AD60C7">
      <w:pPr>
        <w:pStyle w:val="aa"/>
      </w:pPr>
      <w:bookmarkStart w:id="173" w:name="ref-piromalisDASH7ModePromising2013"/>
      <w:bookmarkEnd w:id="172"/>
      <w:r w:rsidRPr="001E7BAA">
        <w:t xml:space="preserve">[14] </w:t>
      </w:r>
      <w:r w:rsidRPr="001E7BAA">
        <w:tab/>
        <w:t>PIROMALIS D D, ARVANITIS K G, SIGRIMIS N. DASH7 mode 2: A promising perspective for wireless agriculture[J]. IFAC Proceedings Volumes, 2013, 46(18): 127–132.</w:t>
      </w:r>
    </w:p>
    <w:p w14:paraId="6BE29017" w14:textId="77777777" w:rsidR="00EF6EA2" w:rsidRPr="001E7BAA" w:rsidRDefault="00AD60C7">
      <w:pPr>
        <w:pStyle w:val="aa"/>
      </w:pPr>
      <w:bookmarkStart w:id="174" w:name="ref-wangDesignRemoteMonitoring2012"/>
      <w:bookmarkEnd w:id="173"/>
      <w:r w:rsidRPr="001E7BAA">
        <w:t xml:space="preserve">[15] </w:t>
      </w:r>
      <w:r w:rsidRPr="001E7BAA">
        <w:tab/>
        <w:t>WANG Y, Q</w:t>
      </w:r>
      <w:r w:rsidRPr="001E7BAA">
        <w:t>I C, PAN H. Design of remote monitoring system for aquaculture cages based on 3G networks and ARM-Android embedded system[J]. Procedia Engineering, 2012, 29: 79–83.</w:t>
      </w:r>
    </w:p>
    <w:p w14:paraId="6DBEAD6D" w14:textId="77777777" w:rsidR="00EF6EA2" w:rsidRPr="001E7BAA" w:rsidRDefault="00AD60C7">
      <w:pPr>
        <w:pStyle w:val="aa"/>
      </w:pPr>
      <w:bookmarkStart w:id="175" w:name="X2f9cef7ce4f9cd2072f85468d81e4651f1fa2a4"/>
      <w:bookmarkEnd w:id="174"/>
      <w:r w:rsidRPr="001E7BAA">
        <w:t xml:space="preserve">[16] </w:t>
      </w:r>
      <w:r w:rsidRPr="001E7BAA">
        <w:tab/>
      </w:r>
      <w:r w:rsidRPr="001E7BAA">
        <w:t>梁志勋</w:t>
      </w:r>
      <w:r w:rsidRPr="001E7BAA">
        <w:t xml:space="preserve">, </w:t>
      </w:r>
      <w:r w:rsidRPr="001E7BAA">
        <w:t>施运应</w:t>
      </w:r>
      <w:r w:rsidRPr="001E7BAA">
        <w:t xml:space="preserve">, </w:t>
      </w:r>
      <w:r w:rsidRPr="001E7BAA">
        <w:t>覃有燎</w:t>
      </w:r>
      <w:r w:rsidRPr="001E7BAA">
        <w:t xml:space="preserve">, </w:t>
      </w:r>
      <w:r w:rsidRPr="001E7BAA">
        <w:rPr>
          <w:i/>
        </w:rPr>
        <w:t>et al.</w:t>
      </w:r>
      <w:r w:rsidRPr="001E7BAA">
        <w:t xml:space="preserve"> </w:t>
      </w:r>
      <w:r w:rsidRPr="001E7BAA">
        <w:t>基于</w:t>
      </w:r>
      <w:r w:rsidRPr="001E7BAA">
        <w:t xml:space="preserve"> MQTT </w:t>
      </w:r>
      <w:r w:rsidRPr="001E7BAA">
        <w:t>协议的智慧农业大棚测控系统研究</w:t>
      </w:r>
      <w:r w:rsidRPr="001E7BAA">
        <w:t xml:space="preserve">[J]. </w:t>
      </w:r>
      <w:r w:rsidRPr="001E7BAA">
        <w:t>北方园艺</w:t>
      </w:r>
      <w:r w:rsidRPr="001E7BAA">
        <w:t>, 2020, 23: 161–171.</w:t>
      </w:r>
    </w:p>
    <w:p w14:paraId="47101E2A" w14:textId="77777777" w:rsidR="00EF6EA2" w:rsidRPr="001E7BAA" w:rsidRDefault="00AD60C7">
      <w:pPr>
        <w:pStyle w:val="aa"/>
      </w:pPr>
      <w:bookmarkStart w:id="176" w:name="X34e6961343d0e2cad05f96402f605d8e5160d4c"/>
      <w:bookmarkEnd w:id="175"/>
      <w:r w:rsidRPr="001E7BAA">
        <w:t xml:space="preserve">[17] </w:t>
      </w:r>
      <w:r w:rsidRPr="001E7BAA">
        <w:tab/>
      </w:r>
      <w:r w:rsidRPr="001E7BAA">
        <w:t>郭美荣</w:t>
      </w:r>
      <w:r w:rsidRPr="001E7BAA">
        <w:t xml:space="preserve">, </w:t>
      </w:r>
      <w:r w:rsidRPr="001E7BAA">
        <w:t>李瑾</w:t>
      </w:r>
      <w:r w:rsidRPr="001E7BAA">
        <w:t xml:space="preserve">, </w:t>
      </w:r>
      <w:r w:rsidRPr="001E7BAA">
        <w:t>秦向阳</w:t>
      </w:r>
      <w:r w:rsidRPr="001E7BAA">
        <w:t xml:space="preserve">. </w:t>
      </w:r>
      <w:r w:rsidRPr="001E7BAA">
        <w:t>农业信息服务云平台架构初探</w:t>
      </w:r>
      <w:r w:rsidRPr="001E7BAA">
        <w:t xml:space="preserve">[J]. </w:t>
      </w:r>
      <w:r w:rsidRPr="001E7BAA">
        <w:t>农业网络信息</w:t>
      </w:r>
      <w:r w:rsidRPr="001E7BAA">
        <w:t>, 2012(2): 13–16.</w:t>
      </w:r>
    </w:p>
    <w:p w14:paraId="50621CEE" w14:textId="77777777" w:rsidR="00EF6EA2" w:rsidRPr="001E7BAA" w:rsidRDefault="00AD60C7">
      <w:pPr>
        <w:pStyle w:val="aa"/>
      </w:pPr>
      <w:bookmarkStart w:id="177" w:name="Xd1b35bb097f5e32752ba5e5bb739537ffac5155"/>
      <w:bookmarkEnd w:id="176"/>
      <w:r w:rsidRPr="001E7BAA">
        <w:t xml:space="preserve">[18] </w:t>
      </w:r>
      <w:r w:rsidRPr="001E7BAA">
        <w:tab/>
      </w:r>
      <w:r w:rsidRPr="001E7BAA">
        <w:t>姚丹</w:t>
      </w:r>
      <w:r w:rsidRPr="001E7BAA">
        <w:t xml:space="preserve">, </w:t>
      </w:r>
      <w:r w:rsidRPr="001E7BAA">
        <w:t>谢雪松</w:t>
      </w:r>
      <w:r w:rsidRPr="001E7BAA">
        <w:t xml:space="preserve">, </w:t>
      </w:r>
      <w:r w:rsidRPr="001E7BAA">
        <w:t>杨建军</w:t>
      </w:r>
      <w:r w:rsidRPr="001E7BAA">
        <w:t xml:space="preserve">. </w:t>
      </w:r>
      <w:r w:rsidRPr="001E7BAA">
        <w:t>基于</w:t>
      </w:r>
      <w:r w:rsidRPr="001E7BAA">
        <w:t xml:space="preserve"> MQTT </w:t>
      </w:r>
      <w:r w:rsidRPr="001E7BAA">
        <w:t>协议的物联网通信系统的研究与实现</w:t>
      </w:r>
      <w:r w:rsidRPr="001E7BAA">
        <w:t xml:space="preserve">[J]. </w:t>
      </w:r>
      <w:r w:rsidRPr="001E7BAA">
        <w:t>信息通信</w:t>
      </w:r>
      <w:r w:rsidRPr="001E7BAA">
        <w:t>, 2016(3): 33–35.</w:t>
      </w:r>
    </w:p>
    <w:p w14:paraId="5EFCB0F9" w14:textId="77777777" w:rsidR="00EF6EA2" w:rsidRPr="001E7BAA" w:rsidRDefault="00AD60C7">
      <w:pPr>
        <w:pStyle w:val="aa"/>
      </w:pPr>
      <w:bookmarkStart w:id="178" w:name="ref-WangHaiYanProteusHeKeil2012"/>
      <w:bookmarkEnd w:id="177"/>
      <w:r w:rsidRPr="001E7BAA">
        <w:t xml:space="preserve">[19] </w:t>
      </w:r>
      <w:r w:rsidRPr="001E7BAA">
        <w:tab/>
      </w:r>
      <w:r w:rsidRPr="001E7BAA">
        <w:t>王海燕</w:t>
      </w:r>
      <w:r w:rsidRPr="001E7BAA">
        <w:t xml:space="preserve">, </w:t>
      </w:r>
      <w:r w:rsidRPr="001E7BAA">
        <w:t>杨艳华</w:t>
      </w:r>
      <w:r w:rsidRPr="001E7BAA">
        <w:t xml:space="preserve">. Proteus </w:t>
      </w:r>
      <w:r w:rsidRPr="001E7BAA">
        <w:t>和</w:t>
      </w:r>
      <w:r w:rsidRPr="001E7BAA">
        <w:t xml:space="preserve"> Keil </w:t>
      </w:r>
      <w:r w:rsidRPr="001E7BAA">
        <w:t>软件在单片机实验教学中的应用</w:t>
      </w:r>
      <w:r w:rsidRPr="001E7BAA">
        <w:t xml:space="preserve">[J]. </w:t>
      </w:r>
      <w:r w:rsidRPr="001E7BAA">
        <w:t>实验室研究与探索</w:t>
      </w:r>
      <w:r w:rsidRPr="001E7BAA">
        <w:t>, 2012(5): 88–91.</w:t>
      </w:r>
    </w:p>
    <w:p w14:paraId="1F1E2A7C" w14:textId="77777777" w:rsidR="00EF6EA2" w:rsidRPr="001E7BAA" w:rsidRDefault="00AD60C7">
      <w:pPr>
        <w:pStyle w:val="aa"/>
      </w:pPr>
      <w:bookmarkStart w:id="179" w:name="ref-pratraPrimer2019"/>
      <w:bookmarkEnd w:id="178"/>
      <w:r w:rsidRPr="001E7BAA">
        <w:t xml:space="preserve">[20] </w:t>
      </w:r>
      <w:r w:rsidRPr="001E7BAA">
        <w:tab/>
      </w:r>
      <w:r w:rsidRPr="001E7BAA">
        <w:t xml:space="preserve">PRATRA S. C Primer Plus[J]. </w:t>
      </w:r>
      <w:r w:rsidRPr="001E7BAA">
        <w:t>张海龙</w:t>
      </w:r>
      <w:r w:rsidRPr="001E7BAA">
        <w:t xml:space="preserve">, </w:t>
      </w:r>
      <w:r w:rsidRPr="001E7BAA">
        <w:t>译</w:t>
      </w:r>
      <w:r w:rsidRPr="001E7BAA">
        <w:t xml:space="preserve">, </w:t>
      </w:r>
      <w:r w:rsidRPr="001E7BAA">
        <w:t>袁国忠</w:t>
      </w:r>
      <w:r w:rsidRPr="001E7BAA">
        <w:t xml:space="preserve">, </w:t>
      </w:r>
      <w:r w:rsidRPr="001E7BAA">
        <w:t>译</w:t>
      </w:r>
      <w:r w:rsidRPr="001E7BAA">
        <w:t>. 2019.</w:t>
      </w:r>
    </w:p>
    <w:p w14:paraId="63508B58" w14:textId="77777777" w:rsidR="00EF6EA2" w:rsidRPr="001E7BAA" w:rsidRDefault="00AD60C7">
      <w:pPr>
        <w:pStyle w:val="aa"/>
      </w:pPr>
      <w:bookmarkStart w:id="180" w:name="ref-Esp8266modulefamilyESP8266Support"/>
      <w:bookmarkEnd w:id="179"/>
      <w:r w:rsidRPr="001E7BAA">
        <w:t xml:space="preserve">[21] </w:t>
      </w:r>
      <w:r w:rsidRPr="001E7BAA">
        <w:tab/>
        <w:t xml:space="preserve">Esp8266-module-family [ESP8266 Support WIKI][EB/OL]. [2023-05-17]. </w:t>
      </w:r>
      <w:hyperlink r:id="rId58">
        <w:r w:rsidRPr="001E7BAA">
          <w:rPr>
            <w:rStyle w:val="af2"/>
            <w:color w:val="auto"/>
          </w:rPr>
          <w:t>https://www.esp8266.com/wiki/doku.php?id=esp8266-mo</w:t>
        </w:r>
        <w:r w:rsidRPr="001E7BAA">
          <w:rPr>
            <w:rStyle w:val="af2"/>
            <w:color w:val="auto"/>
          </w:rPr>
          <w:t>dule-family</w:t>
        </w:r>
      </w:hyperlink>
      <w:r w:rsidRPr="001E7BAA">
        <w:t>.</w:t>
      </w:r>
    </w:p>
    <w:p w14:paraId="23FEA6EE" w14:textId="77777777" w:rsidR="00EF6EA2" w:rsidRPr="001E7BAA" w:rsidRDefault="00AD60C7">
      <w:pPr>
        <w:pStyle w:val="aa"/>
      </w:pPr>
      <w:bookmarkStart w:id="181" w:name="ref-schwartzHighPerformanceMySQL2012"/>
      <w:bookmarkEnd w:id="180"/>
      <w:r w:rsidRPr="001E7BAA">
        <w:t xml:space="preserve">[22] </w:t>
      </w:r>
      <w:r w:rsidRPr="001E7BAA">
        <w:tab/>
        <w:t>SCHWARTZ B, ZAITSEV P, TKACHENKO V. High performance MySQL: Optimization, backups, and replication[M]. " O’Reilly Media, Inc.".</w:t>
      </w:r>
    </w:p>
    <w:p w14:paraId="3B9F1321" w14:textId="77777777" w:rsidR="00DD2D98" w:rsidRPr="001E7BAA" w:rsidRDefault="00DD2D98">
      <w:pPr>
        <w:pStyle w:val="aa"/>
      </w:pPr>
    </w:p>
    <w:p w14:paraId="2D244173" w14:textId="77777777" w:rsidR="00DD2D98" w:rsidRPr="001E7BAA" w:rsidRDefault="00DD2D98">
      <w:pPr>
        <w:pStyle w:val="aa"/>
      </w:pPr>
    </w:p>
    <w:p w14:paraId="46144F0C" w14:textId="6128FDA4" w:rsidR="00DD2D98" w:rsidRPr="001E7BAA" w:rsidRDefault="004F1C14" w:rsidP="00DD2D98">
      <w:pPr>
        <w:pStyle w:val="1"/>
        <w:numPr>
          <w:ilvl w:val="0"/>
          <w:numId w:val="1"/>
        </w:numPr>
        <w:spacing w:before="120" w:after="120"/>
      </w:pPr>
      <w:bookmarkStart w:id="182" w:name="chapter-6"/>
      <w:r>
        <w:rPr>
          <w:rFonts w:hint="eastAsia"/>
        </w:rPr>
        <w:t xml:space="preserve"> </w:t>
      </w:r>
      <w:bookmarkStart w:id="183" w:name="_Toc135495347"/>
      <w:r w:rsidR="00DD2D98" w:rsidRPr="001E7BAA">
        <w:t>致谢</w:t>
      </w:r>
      <w:bookmarkEnd w:id="182"/>
      <w:bookmarkEnd w:id="183"/>
    </w:p>
    <w:p w14:paraId="14294F89" w14:textId="77777777" w:rsidR="00DD2D98" w:rsidRPr="001E7BAA" w:rsidRDefault="00DD2D98" w:rsidP="00DD2D98">
      <w:pPr>
        <w:pStyle w:val="FirstParagraph"/>
        <w:ind w:firstLine="480"/>
      </w:pPr>
      <w:r w:rsidRPr="001E7BAA">
        <w:t>首先，感谢闫江毓老师在这次毕业设计中对我耐心而专业的指导和帮助。老师不仅提供给我各种硬件资源帮助我顺利完成设计，而且针对我在设计之中的不足之处提供了很多宝贵的建议；正因为老师在专业知识方面的耐心而细致的指导，我才能顺利完成本次系统设计和论文的撰写。</w:t>
      </w:r>
    </w:p>
    <w:p w14:paraId="0FDCFBE3" w14:textId="77777777" w:rsidR="00DD2D98" w:rsidRPr="001E7BAA" w:rsidRDefault="00DD2D98" w:rsidP="00DD2D98">
      <w:pPr>
        <w:pStyle w:val="a0"/>
        <w:ind w:firstLine="480"/>
      </w:pPr>
      <w:r w:rsidRPr="001E7BAA">
        <w:t>其次，感谢大学四年来传授我专业知识的各位老师，这些专业的知识是我能够完成本次设计的基础。感谢我周围的同窗舍友，他们的各种奇妙的解决问题思路让我受益匪浅。</w:t>
      </w:r>
    </w:p>
    <w:bookmarkEnd w:id="158"/>
    <w:bookmarkEnd w:id="160"/>
    <w:bookmarkEnd w:id="181"/>
    <w:p w14:paraId="43FA538B" w14:textId="77777777" w:rsidR="00DD2D98" w:rsidRPr="001E7BAA" w:rsidRDefault="00DD2D98">
      <w:pPr>
        <w:pStyle w:val="aa"/>
      </w:pPr>
    </w:p>
    <w:sectPr w:rsidR="00DD2D98" w:rsidRPr="001E7BAA" w:rsidSect="0016158B">
      <w:footerReference w:type="default" r:id="rId59"/>
      <w:type w:val="oddPage"/>
      <w:pgSz w:w="11907" w:h="16840"/>
      <w:pgMar w:top="1418" w:right="1134" w:bottom="1134"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n jyu" w:date="2023-05-21T20:39:00Z" w:initials="yj">
    <w:p w14:paraId="03A125CA" w14:textId="277A543E" w:rsidR="008A3FCA" w:rsidRDefault="008A3FCA">
      <w:pPr>
        <w:pStyle w:val="af6"/>
        <w:rPr>
          <w:rFonts w:hint="eastAsia"/>
        </w:rPr>
      </w:pPr>
      <w:r>
        <w:rPr>
          <w:rStyle w:val="af5"/>
        </w:rPr>
        <w:annotationRef/>
      </w:r>
      <w:r>
        <w:rPr>
          <w:rFonts w:hint="eastAsia"/>
        </w:rPr>
        <w:t>包括哪三层？先概述</w:t>
      </w:r>
    </w:p>
  </w:comment>
  <w:comment w:id="10" w:author="yan jyu" w:date="2023-05-21T20:55:00Z" w:initials="yj">
    <w:p w14:paraId="11F31F3C" w14:textId="299A9015" w:rsidR="00743B63" w:rsidRDefault="00743B63">
      <w:pPr>
        <w:pStyle w:val="af6"/>
        <w:rPr>
          <w:rFonts w:hint="eastAsia"/>
        </w:rPr>
      </w:pPr>
      <w:r>
        <w:rPr>
          <w:rStyle w:val="af5"/>
        </w:rPr>
        <w:annotationRef/>
      </w:r>
      <w:r>
        <w:rPr>
          <w:rFonts w:hint="eastAsia"/>
        </w:rPr>
        <w:t>全文每章的结构按照这三层来介绍，概要设计中每层用图和文字介绍其功能与结构。系统设计中也是围绕这三层是如何实现的</w:t>
      </w:r>
    </w:p>
  </w:comment>
  <w:comment w:id="16" w:author="yan jyu" w:date="2023-05-21T20:42:00Z" w:initials="yj">
    <w:p w14:paraId="354605DE" w14:textId="5EDBCE9D" w:rsidR="008A3FCA" w:rsidRDefault="008A3FCA">
      <w:pPr>
        <w:pStyle w:val="af6"/>
      </w:pPr>
      <w:r>
        <w:rPr>
          <w:rStyle w:val="af5"/>
        </w:rPr>
        <w:annotationRef/>
      </w:r>
      <w:r>
        <w:rPr>
          <w:rFonts w:hint="eastAsia"/>
        </w:rPr>
        <w:t>每章另起一页</w:t>
      </w:r>
    </w:p>
  </w:comment>
  <w:comment w:id="23" w:author="yan jyu" w:date="2023-05-21T20:44:00Z" w:initials="yj">
    <w:p w14:paraId="0B66E3D1" w14:textId="773C5CFE" w:rsidR="008A3FCA" w:rsidRDefault="008A3FCA">
      <w:pPr>
        <w:pStyle w:val="af6"/>
        <w:rPr>
          <w:rFonts w:hint="eastAsia"/>
        </w:rPr>
      </w:pPr>
      <w:r>
        <w:rPr>
          <w:rStyle w:val="af5"/>
        </w:rPr>
        <w:annotationRef/>
      </w:r>
      <w:r>
        <w:rPr>
          <w:rFonts w:hint="eastAsia"/>
        </w:rPr>
        <w:t>这部分内容有点多，删减一下</w:t>
      </w:r>
    </w:p>
  </w:comment>
  <w:comment w:id="42" w:author="yan jyu" w:date="2023-05-21T21:00:00Z" w:initials="yj">
    <w:p w14:paraId="3F79BC3B" w14:textId="5DB99F25" w:rsidR="00FC0B3B" w:rsidRDefault="00FC0B3B">
      <w:pPr>
        <w:pStyle w:val="af6"/>
        <w:rPr>
          <w:rFonts w:hint="eastAsia"/>
        </w:rPr>
      </w:pPr>
      <w:r>
        <w:rPr>
          <w:rStyle w:val="af5"/>
        </w:rPr>
        <w:annotationRef/>
      </w:r>
      <w:r>
        <w:rPr>
          <w:rFonts w:hint="eastAsia"/>
        </w:rPr>
        <w:t>AMQP</w:t>
      </w:r>
      <w:r>
        <w:rPr>
          <w:rFonts w:hint="eastAsia"/>
        </w:rPr>
        <w:t>与摘要介绍</w:t>
      </w:r>
      <w:r>
        <w:rPr>
          <w:rFonts w:hint="eastAsia"/>
        </w:rPr>
        <w:t>spring</w:t>
      </w:r>
      <w:r>
        <w:rPr>
          <w:rFonts w:hint="eastAsia"/>
        </w:rPr>
        <w:t>是什么关系，这里可以介绍一下</w:t>
      </w:r>
    </w:p>
  </w:comment>
  <w:comment w:id="60" w:author="yan jyu" w:date="2023-05-21T20:54:00Z" w:initials="yj">
    <w:p w14:paraId="6AA48822" w14:textId="5C8914E3" w:rsidR="00743B63" w:rsidRDefault="00743B63">
      <w:pPr>
        <w:pStyle w:val="af6"/>
        <w:rPr>
          <w:rFonts w:hint="eastAsia"/>
        </w:rPr>
      </w:pPr>
      <w:r>
        <w:rPr>
          <w:rStyle w:val="af5"/>
        </w:rPr>
        <w:annotationRef/>
      </w:r>
      <w:r>
        <w:rPr>
          <w:rFonts w:hint="eastAsia"/>
        </w:rPr>
        <w:t>这一章应该有个整体的结构框图</w:t>
      </w:r>
    </w:p>
  </w:comment>
  <w:comment w:id="63" w:author="yan jyu" w:date="2023-05-21T20:51:00Z" w:initials="yj">
    <w:p w14:paraId="122C3C57" w14:textId="5731D782" w:rsidR="00743B63" w:rsidRDefault="00743B63">
      <w:pPr>
        <w:pStyle w:val="af6"/>
        <w:rPr>
          <w:rFonts w:hint="eastAsia"/>
        </w:rPr>
      </w:pPr>
      <w:r>
        <w:rPr>
          <w:rStyle w:val="af5"/>
        </w:rPr>
        <w:annotationRef/>
      </w:r>
      <w:r>
        <w:rPr>
          <w:rFonts w:hint="eastAsia"/>
        </w:rPr>
        <w:t>不用区分用户与开发者，两者是一体的，系统不考虑用户管理</w:t>
      </w:r>
    </w:p>
  </w:comment>
  <w:comment w:id="99" w:author="yan jyu" w:date="2023-05-21T20:48:00Z" w:initials="yj">
    <w:p w14:paraId="4E57825F" w14:textId="3BF22AF7" w:rsidR="008A3FCA" w:rsidRDefault="008A3FCA">
      <w:pPr>
        <w:pStyle w:val="af6"/>
        <w:rPr>
          <w:rFonts w:hint="eastAsia"/>
        </w:rPr>
      </w:pPr>
      <w:r>
        <w:rPr>
          <w:rStyle w:val="af5"/>
        </w:rPr>
        <w:annotationRef/>
      </w:r>
      <w:r>
        <w:rPr>
          <w:rFonts w:hint="eastAsia"/>
        </w:rPr>
        <w:t>字符串数据？</w:t>
      </w:r>
    </w:p>
  </w:comment>
  <w:comment w:id="100" w:author="yan jyu" w:date="2023-05-21T20:53:00Z" w:initials="yj">
    <w:p w14:paraId="2E25845F" w14:textId="76C47AB6" w:rsidR="00743B63" w:rsidRDefault="00743B63">
      <w:pPr>
        <w:pStyle w:val="af6"/>
      </w:pPr>
      <w:r>
        <w:rPr>
          <w:rStyle w:val="af5"/>
        </w:rPr>
        <w:annotationRef/>
      </w:r>
      <w:r>
        <w:rPr>
          <w:rFonts w:hint="eastAsia"/>
        </w:rPr>
        <w:t>最上面的圆圈没有必要</w:t>
      </w:r>
    </w:p>
  </w:comment>
  <w:comment w:id="142" w:author="yan jyu" w:date="2023-05-21T21:03:00Z" w:initials="yj">
    <w:p w14:paraId="712E6596" w14:textId="77777777" w:rsidR="00FC0B3B" w:rsidRDefault="00FC0B3B">
      <w:pPr>
        <w:pStyle w:val="af6"/>
      </w:pPr>
      <w:r>
        <w:rPr>
          <w:rStyle w:val="af5"/>
        </w:rPr>
        <w:annotationRef/>
      </w:r>
      <w:r>
        <w:rPr>
          <w:rFonts w:hint="eastAsia"/>
        </w:rPr>
        <w:t>测试内容写的太简单，不要写成</w:t>
      </w:r>
      <w:proofErr w:type="gramStart"/>
      <w:r>
        <w:rPr>
          <w:rFonts w:hint="eastAsia"/>
        </w:rPr>
        <w:t>课设类型</w:t>
      </w:r>
      <w:proofErr w:type="gramEnd"/>
      <w:r>
        <w:rPr>
          <w:rFonts w:hint="eastAsia"/>
        </w:rPr>
        <w:t>的测试，连接一个整个的</w:t>
      </w:r>
      <w:proofErr w:type="spellStart"/>
      <w:r>
        <w:rPr>
          <w:rFonts w:hint="eastAsia"/>
        </w:rPr>
        <w:t>wifi</w:t>
      </w:r>
      <w:proofErr w:type="spellEnd"/>
      <w:r>
        <w:rPr>
          <w:rFonts w:hint="eastAsia"/>
        </w:rPr>
        <w:t>热点，传输一些有用的数据，并能在远方平台展示出来</w:t>
      </w:r>
    </w:p>
    <w:p w14:paraId="7DEDE0F6" w14:textId="2E5E429E" w:rsidR="00FC0B3B" w:rsidRDefault="00FC0B3B">
      <w:pPr>
        <w:pStyle w:val="af6"/>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125CA" w15:done="0"/>
  <w15:commentEx w15:paraId="11F31F3C" w15:done="0"/>
  <w15:commentEx w15:paraId="354605DE" w15:done="0"/>
  <w15:commentEx w15:paraId="0B66E3D1" w15:done="0"/>
  <w15:commentEx w15:paraId="3F79BC3B" w15:done="0"/>
  <w15:commentEx w15:paraId="6AA48822" w15:done="0"/>
  <w15:commentEx w15:paraId="122C3C57" w15:done="0"/>
  <w15:commentEx w15:paraId="4E57825F" w15:done="0"/>
  <w15:commentEx w15:paraId="2E25845F" w15:done="0"/>
  <w15:commentEx w15:paraId="7DEDE0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5001B" w16cex:dateUtc="2023-05-21T12:39:00Z"/>
  <w16cex:commentExtensible w16cex:durableId="281503BF" w16cex:dateUtc="2023-05-21T12:55:00Z"/>
  <w16cex:commentExtensible w16cex:durableId="281500A6" w16cex:dateUtc="2023-05-21T12:42:00Z"/>
  <w16cex:commentExtensible w16cex:durableId="28150131" w16cex:dateUtc="2023-05-21T12:44:00Z"/>
  <w16cex:commentExtensible w16cex:durableId="281504EA" w16cex:dateUtc="2023-05-21T13:00:00Z"/>
  <w16cex:commentExtensible w16cex:durableId="28150386" w16cex:dateUtc="2023-05-21T12:54:00Z"/>
  <w16cex:commentExtensible w16cex:durableId="281502C0" w16cex:dateUtc="2023-05-21T12:51:00Z"/>
  <w16cex:commentExtensible w16cex:durableId="28150233" w16cex:dateUtc="2023-05-21T12:48:00Z"/>
  <w16cex:commentExtensible w16cex:durableId="28150345" w16cex:dateUtc="2023-05-21T12:53:00Z"/>
  <w16cex:commentExtensible w16cex:durableId="28150584" w16cex:dateUtc="2023-05-21T1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125CA" w16cid:durableId="2815001B"/>
  <w16cid:commentId w16cid:paraId="11F31F3C" w16cid:durableId="281503BF"/>
  <w16cid:commentId w16cid:paraId="354605DE" w16cid:durableId="281500A6"/>
  <w16cid:commentId w16cid:paraId="0B66E3D1" w16cid:durableId="28150131"/>
  <w16cid:commentId w16cid:paraId="3F79BC3B" w16cid:durableId="281504EA"/>
  <w16cid:commentId w16cid:paraId="6AA48822" w16cid:durableId="28150386"/>
  <w16cid:commentId w16cid:paraId="122C3C57" w16cid:durableId="281502C0"/>
  <w16cid:commentId w16cid:paraId="4E57825F" w16cid:durableId="28150233"/>
  <w16cid:commentId w16cid:paraId="2E25845F" w16cid:durableId="28150345"/>
  <w16cid:commentId w16cid:paraId="7DEDE0F6" w16cid:durableId="281505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68249" w14:textId="77777777" w:rsidR="00AD60C7" w:rsidRDefault="00AD60C7">
      <w:pPr>
        <w:spacing w:line="240" w:lineRule="auto"/>
      </w:pPr>
      <w:r>
        <w:separator/>
      </w:r>
    </w:p>
  </w:endnote>
  <w:endnote w:type="continuationSeparator" w:id="0">
    <w:p w14:paraId="03067DF8" w14:textId="77777777" w:rsidR="00AD60C7" w:rsidRDefault="00AD6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00"/>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387630"/>
      <w:docPartObj>
        <w:docPartGallery w:val="Page Numbers (Bottom of Page)"/>
        <w:docPartUnique/>
      </w:docPartObj>
    </w:sdtPr>
    <w:sdtEndPr/>
    <w:sdtContent>
      <w:p w14:paraId="5161447A" w14:textId="3FE636DF" w:rsidR="00DD2D98" w:rsidRDefault="00AD60C7" w:rsidP="00DD2D98">
        <w:pPr>
          <w:pStyle w:val="af"/>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2211"/>
      <w:docPartObj>
        <w:docPartGallery w:val="Page Numbers (Bottom of Page)"/>
        <w:docPartUnique/>
      </w:docPartObj>
    </w:sdtPr>
    <w:sdtEndPr/>
    <w:sdtContent>
      <w:p w14:paraId="54D30EA8" w14:textId="77777777" w:rsidR="000D0B10" w:rsidRDefault="000D0B10" w:rsidP="00DD2D98">
        <w:pPr>
          <w:pStyle w:val="af"/>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051025"/>
      <w:docPartObj>
        <w:docPartGallery w:val="Page Numbers (Bottom of Page)"/>
        <w:docPartUnique/>
      </w:docPartObj>
    </w:sdtPr>
    <w:sdtEndPr/>
    <w:sdtContent>
      <w:p w14:paraId="7611699D" w14:textId="77777777" w:rsidR="00B466CA" w:rsidRDefault="00AD60C7" w:rsidP="00B466CA">
        <w:pPr>
          <w:pStyle w:val="af"/>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9D8E0" w14:textId="77777777" w:rsidR="00AD60C7" w:rsidRDefault="00AD60C7">
      <w:r>
        <w:separator/>
      </w:r>
    </w:p>
  </w:footnote>
  <w:footnote w:type="continuationSeparator" w:id="0">
    <w:p w14:paraId="2B91E51B" w14:textId="77777777" w:rsidR="00AD60C7" w:rsidRDefault="00AD6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9BA8" w14:textId="77777777" w:rsidR="000D0B10" w:rsidRPr="00DD2D98" w:rsidRDefault="000D0B10">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060" w14:textId="77777777" w:rsidR="000D0B10" w:rsidRPr="00DD2D98" w:rsidRDefault="000D0B10" w:rsidP="00DD2D98">
    <w:pPr>
      <w:widowControl w:val="0"/>
      <w:pBdr>
        <w:bottom w:val="single" w:sz="6" w:space="1" w:color="auto"/>
      </w:pBdr>
      <w:tabs>
        <w:tab w:val="center" w:pos="4153"/>
        <w:tab w:val="right" w:pos="8306"/>
      </w:tabs>
      <w:snapToGrid w:val="0"/>
      <w:spacing w:line="240" w:lineRule="auto"/>
      <w:jc w:val="center"/>
      <w:rPr>
        <w:kern w:val="2"/>
        <w:sz w:val="18"/>
        <w:szCs w:val="18"/>
      </w:rPr>
    </w:pPr>
    <w:r w:rsidRPr="00DD2D98">
      <w:rPr>
        <w:rFonts w:hint="eastAsia"/>
        <w:kern w:val="2"/>
        <w:sz w:val="18"/>
        <w:szCs w:val="18"/>
      </w:rPr>
      <w:t>华北电力大学本科毕业设计（论文）</w:t>
    </w:r>
  </w:p>
  <w:p w14:paraId="04B11C59" w14:textId="77777777" w:rsidR="000D0B10" w:rsidRPr="00DD2D98" w:rsidRDefault="000D0B10">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F4CECBC"/>
    <w:lvl w:ilvl="0">
      <w:start w:val="1"/>
      <w:numFmt w:val="decimal"/>
      <w:suff w:val="nothing"/>
      <w:lvlText w:val="%1）"/>
      <w:lvlJc w:val="left"/>
      <w:pPr>
        <w:ind w:left="0" w:firstLine="403"/>
      </w:pPr>
      <w:rPr>
        <w:rFonts w:hint="eastAsia"/>
      </w:rPr>
    </w:lvl>
    <w:lvl w:ilvl="1">
      <w:start w:val="1"/>
      <w:numFmt w:val="decimal"/>
      <w:suff w:val="space"/>
      <w:lvlText w:val="%2."/>
      <w:lvlJc w:val="left"/>
      <w:pPr>
        <w:ind w:left="0" w:firstLine="0"/>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1" w15:restartNumberingAfterBreak="0">
    <w:nsid w:val="03F57B0D"/>
    <w:multiLevelType w:val="multilevel"/>
    <w:tmpl w:val="D36A2520"/>
    <w:lvl w:ilvl="0">
      <w:start w:val="1"/>
      <w:numFmt w:val="decimal"/>
      <w:suff w:val="nothing"/>
      <w:lvlText w:val="%1）"/>
      <w:lvlJc w:val="left"/>
      <w:pPr>
        <w:ind w:left="0" w:firstLine="403"/>
      </w:pPr>
      <w:rPr>
        <w:rFonts w:hint="eastAsia"/>
      </w:rPr>
    </w:lvl>
    <w:lvl w:ilvl="1">
      <w:start w:val="1"/>
      <w:numFmt w:val="decimal"/>
      <w:suff w:val="nothing"/>
      <w:lvlText w:val="%2）"/>
      <w:lvlJc w:val="left"/>
      <w:pPr>
        <w:ind w:left="0" w:firstLine="403"/>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2" w15:restartNumberingAfterBreak="0">
    <w:nsid w:val="170CD2DE"/>
    <w:multiLevelType w:val="multilevel"/>
    <w:tmpl w:val="68D42380"/>
    <w:lvl w:ilvl="0">
      <w:start w:val="1"/>
      <w:numFmt w:val="decimal"/>
      <w:pStyle w:val="1"/>
      <w:suff w:val="nothing"/>
      <w:lvlText w:val="第%1章"/>
      <w:lvlJc w:val="left"/>
      <w:pPr>
        <w:ind w:left="0" w:firstLine="0"/>
      </w:pPr>
      <w:rPr>
        <w:rFonts w:hint="eastAsia"/>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Restart w:val="1"/>
      <w:pStyle w:val="ImageCaption"/>
      <w:suff w:val="space"/>
      <w:lvlText w:val="图%1-%7"/>
      <w:lvlJc w:val="left"/>
      <w:pPr>
        <w:ind w:left="0" w:firstLine="0"/>
      </w:pPr>
      <w:rPr>
        <w:rFonts w:hint="eastAsia"/>
      </w:rPr>
    </w:lvl>
    <w:lvl w:ilvl="7">
      <w:start w:val="1"/>
      <w:numFmt w:val="decimal"/>
      <w:lvlRestart w:val="1"/>
      <w:pStyle w:val="TableCaption"/>
      <w:suff w:val="space"/>
      <w:lvlText w:val="表%1-%8"/>
      <w:lvlJc w:val="left"/>
      <w:pPr>
        <w:ind w:left="0" w:firstLine="0"/>
      </w:pPr>
      <w:rPr>
        <w:rFonts w:hint="eastAsia"/>
      </w:rPr>
    </w:lvl>
    <w:lvl w:ilvl="8">
      <w:start w:val="1"/>
      <w:numFmt w:val="decimal"/>
      <w:lvlRestart w:val="1"/>
      <w:pStyle w:val="7"/>
      <w:suff w:val="space"/>
      <w:lvlText w:val="式(%1.%9)"/>
      <w:lvlJc w:val="left"/>
      <w:pPr>
        <w:ind w:left="0" w:firstLine="0"/>
      </w:pPr>
      <w:rPr>
        <w:rFonts w:hint="eastAsia"/>
      </w:rPr>
    </w:lvl>
  </w:abstractNum>
  <w:abstractNum w:abstractNumId="3" w15:restartNumberingAfterBreak="0">
    <w:nsid w:val="24C96F8C"/>
    <w:multiLevelType w:val="hybridMultilevel"/>
    <w:tmpl w:val="EC6A24DC"/>
    <w:lvl w:ilvl="0" w:tplc="1FD6D84A">
      <w:start w:val="1"/>
      <w:numFmt w:val="decimal"/>
      <w:suff w:val="space"/>
      <w:lvlText w:val="第%1章"/>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1AE401"/>
    <w:multiLevelType w:val="multilevel"/>
    <w:tmpl w:val="82822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47261BAD"/>
    <w:multiLevelType w:val="multilevel"/>
    <w:tmpl w:val="CA50EDDA"/>
    <w:lvl w:ilvl="0">
      <w:start w:val="4"/>
      <w:numFmt w:val="decimal"/>
      <w:suff w:val="nothing"/>
      <w:lvlText w:val="%1）"/>
      <w:lvlJc w:val="left"/>
      <w:pPr>
        <w:ind w:left="0" w:firstLine="403"/>
      </w:pPr>
      <w:rPr>
        <w:rFonts w:hint="eastAsia"/>
      </w:rPr>
    </w:lvl>
    <w:lvl w:ilvl="1">
      <w:start w:val="4"/>
      <w:numFmt w:val="decimal"/>
      <w:lvlText w:val="%2."/>
      <w:lvlJc w:val="left"/>
      <w:pPr>
        <w:tabs>
          <w:tab w:val="num" w:pos="720"/>
        </w:tabs>
        <w:ind w:left="1200" w:hanging="480"/>
      </w:pPr>
      <w:rPr>
        <w:rFonts w:hint="eastAsia"/>
      </w:rPr>
    </w:lvl>
    <w:lvl w:ilvl="2">
      <w:start w:val="4"/>
      <w:numFmt w:val="decimal"/>
      <w:lvlText w:val="%3."/>
      <w:lvlJc w:val="left"/>
      <w:pPr>
        <w:tabs>
          <w:tab w:val="num" w:pos="1440"/>
        </w:tabs>
        <w:ind w:left="1920" w:hanging="480"/>
      </w:pPr>
      <w:rPr>
        <w:rFonts w:hint="eastAsia"/>
      </w:rPr>
    </w:lvl>
    <w:lvl w:ilvl="3">
      <w:start w:val="4"/>
      <w:numFmt w:val="decimal"/>
      <w:lvlText w:val="%4."/>
      <w:lvlJc w:val="left"/>
      <w:pPr>
        <w:tabs>
          <w:tab w:val="num" w:pos="2160"/>
        </w:tabs>
        <w:ind w:left="2640" w:hanging="480"/>
      </w:pPr>
      <w:rPr>
        <w:rFonts w:hint="eastAsia"/>
      </w:rPr>
    </w:lvl>
    <w:lvl w:ilvl="4">
      <w:start w:val="4"/>
      <w:numFmt w:val="decimal"/>
      <w:lvlText w:val="%5."/>
      <w:lvlJc w:val="left"/>
      <w:pPr>
        <w:tabs>
          <w:tab w:val="num" w:pos="2880"/>
        </w:tabs>
        <w:ind w:left="3360" w:hanging="480"/>
      </w:pPr>
      <w:rPr>
        <w:rFonts w:hint="eastAsia"/>
      </w:rPr>
    </w:lvl>
    <w:lvl w:ilvl="5">
      <w:start w:val="4"/>
      <w:numFmt w:val="decimal"/>
      <w:lvlText w:val="%6."/>
      <w:lvlJc w:val="left"/>
      <w:pPr>
        <w:tabs>
          <w:tab w:val="num" w:pos="3600"/>
        </w:tabs>
        <w:ind w:left="4080" w:hanging="480"/>
      </w:pPr>
      <w:rPr>
        <w:rFonts w:hint="eastAsia"/>
      </w:rPr>
    </w:lvl>
    <w:lvl w:ilvl="6">
      <w:start w:val="4"/>
      <w:numFmt w:val="decimal"/>
      <w:lvlText w:val="%7."/>
      <w:lvlJc w:val="left"/>
      <w:pPr>
        <w:tabs>
          <w:tab w:val="num" w:pos="4320"/>
        </w:tabs>
        <w:ind w:left="4800" w:hanging="480"/>
      </w:pPr>
      <w:rPr>
        <w:rFonts w:hint="eastAsia"/>
      </w:rPr>
    </w:lvl>
    <w:lvl w:ilvl="7">
      <w:start w:val="4"/>
      <w:numFmt w:val="decimal"/>
      <w:lvlText w:val="%8."/>
      <w:lvlJc w:val="left"/>
      <w:pPr>
        <w:tabs>
          <w:tab w:val="num" w:pos="5040"/>
        </w:tabs>
        <w:ind w:left="5520" w:hanging="480"/>
      </w:pPr>
      <w:rPr>
        <w:rFonts w:hint="eastAsia"/>
      </w:rPr>
    </w:lvl>
    <w:lvl w:ilvl="8">
      <w:start w:val="4"/>
      <w:numFmt w:val="decimal"/>
      <w:lvlText w:val="%9."/>
      <w:lvlJc w:val="left"/>
      <w:pPr>
        <w:tabs>
          <w:tab w:val="num" w:pos="5760"/>
        </w:tabs>
        <w:ind w:left="6240" w:hanging="480"/>
      </w:pPr>
      <w:rPr>
        <w:rFonts w:hint="eastAsia"/>
      </w:rPr>
    </w:lvl>
  </w:abstractNum>
  <w:abstractNum w:abstractNumId="6" w15:restartNumberingAfterBreak="0">
    <w:nsid w:val="71315DCA"/>
    <w:multiLevelType w:val="multilevel"/>
    <w:tmpl w:val="D876E530"/>
    <w:lvl w:ilvl="0">
      <w:start w:val="2"/>
      <w:numFmt w:val="decimal"/>
      <w:suff w:val="nothing"/>
      <w:lvlText w:val="%1）"/>
      <w:lvlJc w:val="left"/>
      <w:pPr>
        <w:ind w:left="0" w:firstLine="403"/>
      </w:pPr>
      <w:rPr>
        <w:rFonts w:hint="eastAsia"/>
      </w:rPr>
    </w:lvl>
    <w:lvl w:ilvl="1">
      <w:start w:val="2"/>
      <w:numFmt w:val="decimal"/>
      <w:lvlText w:val="%2."/>
      <w:lvlJc w:val="left"/>
      <w:pPr>
        <w:tabs>
          <w:tab w:val="num" w:pos="720"/>
        </w:tabs>
        <w:ind w:left="1200" w:hanging="480"/>
      </w:pPr>
      <w:rPr>
        <w:rFonts w:hint="eastAsia"/>
      </w:rPr>
    </w:lvl>
    <w:lvl w:ilvl="2">
      <w:start w:val="2"/>
      <w:numFmt w:val="decimal"/>
      <w:lvlText w:val="%3."/>
      <w:lvlJc w:val="left"/>
      <w:pPr>
        <w:tabs>
          <w:tab w:val="num" w:pos="1440"/>
        </w:tabs>
        <w:ind w:left="1920" w:hanging="480"/>
      </w:pPr>
      <w:rPr>
        <w:rFonts w:hint="eastAsia"/>
      </w:rPr>
    </w:lvl>
    <w:lvl w:ilvl="3">
      <w:start w:val="2"/>
      <w:numFmt w:val="decimal"/>
      <w:lvlText w:val="%4."/>
      <w:lvlJc w:val="left"/>
      <w:pPr>
        <w:tabs>
          <w:tab w:val="num" w:pos="2160"/>
        </w:tabs>
        <w:ind w:left="2640" w:hanging="480"/>
      </w:pPr>
      <w:rPr>
        <w:rFonts w:hint="eastAsia"/>
      </w:rPr>
    </w:lvl>
    <w:lvl w:ilvl="4">
      <w:start w:val="2"/>
      <w:numFmt w:val="decimal"/>
      <w:lvlText w:val="%5."/>
      <w:lvlJc w:val="left"/>
      <w:pPr>
        <w:tabs>
          <w:tab w:val="num" w:pos="2880"/>
        </w:tabs>
        <w:ind w:left="3360" w:hanging="480"/>
      </w:pPr>
      <w:rPr>
        <w:rFonts w:hint="eastAsia"/>
      </w:rPr>
    </w:lvl>
    <w:lvl w:ilvl="5">
      <w:start w:val="2"/>
      <w:numFmt w:val="decimal"/>
      <w:lvlText w:val="%6."/>
      <w:lvlJc w:val="left"/>
      <w:pPr>
        <w:tabs>
          <w:tab w:val="num" w:pos="3600"/>
        </w:tabs>
        <w:ind w:left="4080" w:hanging="480"/>
      </w:pPr>
      <w:rPr>
        <w:rFonts w:hint="eastAsia"/>
      </w:rPr>
    </w:lvl>
    <w:lvl w:ilvl="6">
      <w:start w:val="2"/>
      <w:numFmt w:val="decimal"/>
      <w:lvlText w:val="%7."/>
      <w:lvlJc w:val="left"/>
      <w:pPr>
        <w:tabs>
          <w:tab w:val="num" w:pos="4320"/>
        </w:tabs>
        <w:ind w:left="4800" w:hanging="480"/>
      </w:pPr>
      <w:rPr>
        <w:rFonts w:hint="eastAsia"/>
      </w:rPr>
    </w:lvl>
    <w:lvl w:ilvl="7">
      <w:start w:val="2"/>
      <w:numFmt w:val="decimal"/>
      <w:lvlText w:val="%8."/>
      <w:lvlJc w:val="left"/>
      <w:pPr>
        <w:tabs>
          <w:tab w:val="num" w:pos="5040"/>
        </w:tabs>
        <w:ind w:left="5520" w:hanging="480"/>
      </w:pPr>
      <w:rPr>
        <w:rFonts w:hint="eastAsia"/>
      </w:rPr>
    </w:lvl>
    <w:lvl w:ilvl="8">
      <w:start w:val="2"/>
      <w:numFmt w:val="decimal"/>
      <w:lvlText w:val="%9."/>
      <w:lvlJc w:val="left"/>
      <w:pPr>
        <w:tabs>
          <w:tab w:val="num" w:pos="5760"/>
        </w:tabs>
        <w:ind w:left="6240" w:hanging="480"/>
      </w:pPr>
      <w:rPr>
        <w:rFonts w:hint="eastAsia"/>
      </w:rPr>
    </w:lvl>
  </w:abstractNum>
  <w:num w:numId="1">
    <w:abstractNumId w:val="2"/>
  </w:num>
  <w:num w:numId="2">
    <w:abstractNumId w:val="2"/>
  </w:num>
  <w:num w:numId="3">
    <w:abstractNumId w:val="3"/>
  </w:num>
  <w:num w:numId="4">
    <w:abstractNumId w:val="4"/>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0"/>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 jyu">
    <w15:presenceInfo w15:providerId="Windows Live" w15:userId="135a246ed640b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5B85"/>
    <w:rsid w:val="000578D8"/>
    <w:rsid w:val="000A5ADD"/>
    <w:rsid w:val="000C6FF2"/>
    <w:rsid w:val="000D0B10"/>
    <w:rsid w:val="000F0CB5"/>
    <w:rsid w:val="0013609C"/>
    <w:rsid w:val="00137210"/>
    <w:rsid w:val="001E2DBD"/>
    <w:rsid w:val="001E7BAA"/>
    <w:rsid w:val="002D1976"/>
    <w:rsid w:val="00311FA9"/>
    <w:rsid w:val="00325EF3"/>
    <w:rsid w:val="00340624"/>
    <w:rsid w:val="00373FBE"/>
    <w:rsid w:val="003C72FB"/>
    <w:rsid w:val="003E7D85"/>
    <w:rsid w:val="00417E18"/>
    <w:rsid w:val="00476AD3"/>
    <w:rsid w:val="00480B9F"/>
    <w:rsid w:val="004A01E1"/>
    <w:rsid w:val="004E29B3"/>
    <w:rsid w:val="004F1C14"/>
    <w:rsid w:val="005307B3"/>
    <w:rsid w:val="00590D07"/>
    <w:rsid w:val="00596583"/>
    <w:rsid w:val="005A7636"/>
    <w:rsid w:val="005D4009"/>
    <w:rsid w:val="005F4436"/>
    <w:rsid w:val="00656D23"/>
    <w:rsid w:val="006C4D84"/>
    <w:rsid w:val="006E246F"/>
    <w:rsid w:val="006E7475"/>
    <w:rsid w:val="007354D1"/>
    <w:rsid w:val="00743B63"/>
    <w:rsid w:val="00784D58"/>
    <w:rsid w:val="007874A7"/>
    <w:rsid w:val="007D3A8D"/>
    <w:rsid w:val="007E3455"/>
    <w:rsid w:val="008A3FCA"/>
    <w:rsid w:val="008A5418"/>
    <w:rsid w:val="008A5F55"/>
    <w:rsid w:val="008D6863"/>
    <w:rsid w:val="00904611"/>
    <w:rsid w:val="0092210B"/>
    <w:rsid w:val="00934AE2"/>
    <w:rsid w:val="009D09FE"/>
    <w:rsid w:val="009D0C43"/>
    <w:rsid w:val="00A14205"/>
    <w:rsid w:val="00AC0F5B"/>
    <w:rsid w:val="00AD60C7"/>
    <w:rsid w:val="00AE6DBE"/>
    <w:rsid w:val="00B6390E"/>
    <w:rsid w:val="00B760A8"/>
    <w:rsid w:val="00B86B75"/>
    <w:rsid w:val="00BC48D5"/>
    <w:rsid w:val="00BE1430"/>
    <w:rsid w:val="00C36279"/>
    <w:rsid w:val="00C57218"/>
    <w:rsid w:val="00C72FB0"/>
    <w:rsid w:val="00D65DD9"/>
    <w:rsid w:val="00D87977"/>
    <w:rsid w:val="00DD2D98"/>
    <w:rsid w:val="00DF6758"/>
    <w:rsid w:val="00E04769"/>
    <w:rsid w:val="00E21397"/>
    <w:rsid w:val="00E23343"/>
    <w:rsid w:val="00E2347A"/>
    <w:rsid w:val="00E315A3"/>
    <w:rsid w:val="00E40F90"/>
    <w:rsid w:val="00E4554B"/>
    <w:rsid w:val="00E86A76"/>
    <w:rsid w:val="00EB7938"/>
    <w:rsid w:val="00EF05C5"/>
    <w:rsid w:val="00EF6EA2"/>
    <w:rsid w:val="00F357D1"/>
    <w:rsid w:val="00FC0B3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6F807"/>
  <w15:docId w15:val="{1FC1BA3E-D1A4-4165-8F76-0E862DF2F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16158B"/>
    <w:pPr>
      <w:keepNext/>
      <w:keepLines/>
      <w:numPr>
        <w:numId w:val="2"/>
      </w:numPr>
      <w:spacing w:beforeLines="50" w:before="50" w:afterLines="50" w:after="50" w:line="240" w:lineRule="auto"/>
      <w:jc w:val="center"/>
      <w:outlineLvl w:val="0"/>
    </w:pPr>
    <w:rPr>
      <w:rFonts w:ascii="黑体" w:eastAsia="黑体" w:hAnsi="微软雅黑" w:cs="黑体"/>
      <w:bCs/>
      <w:sz w:val="36"/>
      <w:szCs w:val="28"/>
    </w:rPr>
  </w:style>
  <w:style w:type="paragraph" w:styleId="2">
    <w:name w:val="heading 2"/>
    <w:basedOn w:val="a"/>
    <w:next w:val="a0"/>
    <w:uiPriority w:val="9"/>
    <w:unhideWhenUsed/>
    <w:qFormat/>
    <w:rsid w:val="00934A77"/>
    <w:pPr>
      <w:keepNext/>
      <w:keepLines/>
      <w:numPr>
        <w:ilvl w:val="1"/>
        <w:numId w:val="2"/>
      </w:numPr>
      <w:spacing w:beforeLines="50" w:before="50" w:afterLines="50" w:after="50" w:line="240" w:lineRule="auto"/>
      <w:outlineLvl w:val="1"/>
    </w:pPr>
    <w:rPr>
      <w:rFonts w:ascii="黑体" w:eastAsia="黑体" w:hAnsi="微软雅黑" w:cs="黑体"/>
      <w:bCs/>
      <w:sz w:val="30"/>
      <w:szCs w:val="28"/>
    </w:rPr>
  </w:style>
  <w:style w:type="paragraph" w:styleId="3">
    <w:name w:val="heading 3"/>
    <w:basedOn w:val="a"/>
    <w:next w:val="a0"/>
    <w:uiPriority w:val="9"/>
    <w:unhideWhenUsed/>
    <w:qFormat/>
    <w:rsid w:val="00934A77"/>
    <w:pPr>
      <w:keepNext/>
      <w:keepLines/>
      <w:numPr>
        <w:ilvl w:val="2"/>
        <w:numId w:val="2"/>
      </w:numPr>
      <w:spacing w:beforeLines="50" w:before="50" w:afterLines="50" w:after="50" w:line="240" w:lineRule="auto"/>
      <w:outlineLvl w:val="2"/>
    </w:pPr>
    <w:rPr>
      <w:rFonts w:ascii="黑体" w:eastAsia="黑体" w:hAnsi="微软雅黑" w:cs="黑体"/>
      <w:bCs/>
      <w:sz w:val="28"/>
      <w:szCs w:val="28"/>
    </w:rPr>
  </w:style>
  <w:style w:type="paragraph" w:styleId="4">
    <w:name w:val="heading 4"/>
    <w:basedOn w:val="a"/>
    <w:next w:val="a0"/>
    <w:uiPriority w:val="9"/>
    <w:unhideWhenUsed/>
    <w:qFormat/>
    <w:rsid w:val="00934A77"/>
    <w:pPr>
      <w:keepNext/>
      <w:keepLines/>
      <w:numPr>
        <w:ilvl w:val="3"/>
        <w:numId w:val="2"/>
      </w:numPr>
      <w:spacing w:beforeLines="50" w:before="50" w:afterLines="50" w:after="50" w:line="240" w:lineRule="auto"/>
      <w:outlineLvl w:val="3"/>
    </w:pPr>
    <w:rPr>
      <w:rFonts w:ascii="黑体" w:eastAsia="黑体" w:hAnsi="微软雅黑" w:cs="黑体"/>
      <w:bCs/>
      <w:szCs w:val="28"/>
    </w:rPr>
  </w:style>
  <w:style w:type="paragraph" w:styleId="5">
    <w:name w:val="heading 5"/>
    <w:basedOn w:val="a"/>
    <w:next w:val="a0"/>
    <w:uiPriority w:val="9"/>
    <w:unhideWhenUsed/>
    <w:qFormat/>
    <w:rsid w:val="00CD0475"/>
    <w:pPr>
      <w:keepNext/>
      <w:keepLines/>
      <w:numPr>
        <w:ilvl w:val="4"/>
        <w:numId w:val="2"/>
      </w:numPr>
      <w:spacing w:beforeLines="50" w:before="50" w:afterLines="50" w:after="50" w:line="240" w:lineRule="auto"/>
      <w:outlineLvl w:val="4"/>
    </w:pPr>
    <w:rPr>
      <w:rFonts w:ascii="黑体" w:eastAsia="黑体" w:hAnsi="微软雅黑" w:cs="黑体"/>
    </w:rPr>
  </w:style>
  <w:style w:type="paragraph" w:styleId="6">
    <w:name w:val="heading 6"/>
    <w:basedOn w:val="a"/>
    <w:next w:val="a0"/>
    <w:uiPriority w:val="9"/>
    <w:unhideWhenUsed/>
    <w:qFormat/>
    <w:rsid w:val="00CD0475"/>
    <w:pPr>
      <w:keepNext/>
      <w:keepLines/>
      <w:numPr>
        <w:ilvl w:val="5"/>
        <w:numId w:val="2"/>
      </w:numPr>
      <w:spacing w:beforeLines="50" w:before="50" w:afterLines="50" w:after="50" w:line="240" w:lineRule="auto"/>
      <w:outlineLvl w:val="5"/>
    </w:pPr>
    <w:rPr>
      <w:rFonts w:ascii="黑体" w:eastAsia="黑体" w:hAnsi="微软雅黑" w:cs="黑体"/>
    </w:rPr>
  </w:style>
  <w:style w:type="paragraph" w:styleId="7">
    <w:name w:val="heading 7"/>
    <w:basedOn w:val="a"/>
    <w:next w:val="a0"/>
    <w:uiPriority w:val="9"/>
    <w:unhideWhenUsed/>
    <w:qFormat/>
    <w:pPr>
      <w:keepNext/>
      <w:keepLines/>
      <w:numPr>
        <w:ilvl w:val="8"/>
        <w:numId w:val="2"/>
      </w:numPr>
      <w:spacing w:beforeLines="150" w:afterLines="150"/>
      <w:outlineLvl w:val="6"/>
    </w:pPr>
    <w:rPr>
      <w:rFonts w:ascii="黑体" w:eastAsia="黑体" w:hAnsi="微软雅黑" w:cs="黑体"/>
    </w:rPr>
  </w:style>
  <w:style w:type="paragraph" w:styleId="8">
    <w:name w:val="heading 8"/>
    <w:basedOn w:val="a"/>
    <w:next w:val="a0"/>
    <w:uiPriority w:val="9"/>
    <w:unhideWhenUsed/>
    <w:qFormat/>
    <w:pPr>
      <w:keepNext/>
      <w:keepLines/>
      <w:spacing w:beforeLines="150" w:afterLines="150"/>
      <w:outlineLvl w:val="7"/>
    </w:pPr>
    <w:rPr>
      <w:rFonts w:ascii="黑体" w:eastAsia="黑体" w:hAnsi="微软雅黑" w:cs="黑体"/>
    </w:rPr>
  </w:style>
  <w:style w:type="paragraph" w:styleId="9">
    <w:name w:val="heading 9"/>
    <w:basedOn w:val="a"/>
    <w:next w:val="a0"/>
    <w:uiPriority w:val="9"/>
    <w:unhideWhenUsed/>
    <w:qFormat/>
    <w:pPr>
      <w:keepNext/>
      <w:keepLines/>
      <w:spacing w:beforeLines="150" w:afterLines="150"/>
      <w:outlineLvl w:val="8"/>
    </w:pPr>
    <w:rPr>
      <w:rFonts w:ascii="黑体" w:eastAsia="黑体" w:hAnsi="微软雅黑"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1F5479"/>
    <w:pPr>
      <w:spacing w:line="30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rsid w:val="000D0B10"/>
    <w:pPr>
      <w:widowControl w:val="0"/>
      <w:ind w:firstLineChars="0" w:firstLine="0"/>
    </w:pPr>
  </w:style>
  <w:style w:type="paragraph" w:styleId="a5">
    <w:name w:val="Title"/>
    <w:basedOn w:val="a"/>
    <w:next w:val="a0"/>
    <w:qFormat/>
    <w:pPr>
      <w:spacing w:line="336" w:lineRule="auto"/>
      <w:jc w:val="center"/>
    </w:pPr>
    <w:rPr>
      <w:rFonts w:eastAsia="楷体"/>
      <w:b/>
      <w:bCs/>
      <w:sz w:val="52"/>
      <w:szCs w:val="52"/>
    </w:rPr>
  </w:style>
  <w:style w:type="paragraph" w:styleId="a6">
    <w:name w:val="Subtitle"/>
    <w:basedOn w:val="a5"/>
    <w:next w:val="a0"/>
    <w:qFormat/>
    <w:pPr>
      <w:spacing w:beforeLines="150" w:afterLines="150"/>
    </w:pPr>
    <w:rPr>
      <w:sz w:val="30"/>
      <w:szCs w:val="30"/>
    </w:rPr>
  </w:style>
  <w:style w:type="paragraph" w:customStyle="1" w:styleId="Author">
    <w:name w:val="Author"/>
    <w:next w:val="a0"/>
    <w:qFormat/>
    <w:pPr>
      <w:jc w:val="center"/>
    </w:pPr>
  </w:style>
  <w:style w:type="paragraph" w:styleId="a7">
    <w:name w:val="Date"/>
    <w:next w:val="a0"/>
    <w:qFormat/>
    <w:pPr>
      <w:jc w:val="center"/>
    </w:pPr>
    <w:rPr>
      <w:rFonts w:eastAsia="楷体"/>
      <w:b/>
      <w:bCs/>
      <w:sz w:val="28"/>
      <w:szCs w:val="28"/>
    </w:rPr>
  </w:style>
  <w:style w:type="paragraph" w:customStyle="1" w:styleId="Cover">
    <w:name w:val="Cover"/>
    <w:basedOn w:val="a"/>
    <w:qFormat/>
    <w:rPr>
      <w:rFonts w:eastAsia="楷体"/>
      <w:sz w:val="32"/>
      <w:szCs w:val="32"/>
    </w:rPr>
  </w:style>
  <w:style w:type="paragraph" w:customStyle="1" w:styleId="FrontCoverLabel">
    <w:name w:val="Front Cover Label"/>
    <w:basedOn w:val="Cover"/>
    <w:pPr>
      <w:jc w:val="distribute"/>
    </w:pPr>
    <w:rPr>
      <w:b/>
      <w:bCs/>
    </w:rPr>
  </w:style>
  <w:style w:type="paragraph" w:customStyle="1" w:styleId="FrontCoverText">
    <w:name w:val="Front Cover Text"/>
    <w:basedOn w:val="Cover"/>
    <w:pPr>
      <w:tabs>
        <w:tab w:val="center" w:pos="2500"/>
        <w:tab w:val="right" w:pos="5000"/>
      </w:tabs>
    </w:pPr>
    <w:rPr>
      <w:u w:val="single"/>
    </w:rPr>
  </w:style>
  <w:style w:type="paragraph" w:customStyle="1" w:styleId="InsideFrontCoverLabel">
    <w:name w:val="Inside Front Cover Label"/>
    <w:basedOn w:val="Cover"/>
    <w:pPr>
      <w:jc w:val="distribute"/>
    </w:pPr>
    <w:rPr>
      <w:b/>
      <w:bCs/>
      <w:sz w:val="30"/>
      <w:szCs w:val="30"/>
    </w:rPr>
  </w:style>
  <w:style w:type="paragraph" w:customStyle="1" w:styleId="InsideFrontCoverText">
    <w:name w:val="Inside Front Cover Text"/>
    <w:basedOn w:val="Cover"/>
    <w:pPr>
      <w:tabs>
        <w:tab w:val="left" w:pos="1"/>
        <w:tab w:val="right" w:pos="5000"/>
      </w:tabs>
    </w:pPr>
    <w:rPr>
      <w:b/>
      <w:bCs/>
      <w:sz w:val="30"/>
      <w:szCs w:val="30"/>
    </w:rPr>
  </w:style>
  <w:style w:type="paragraph" w:customStyle="1" w:styleId="AbstractTitle">
    <w:name w:val="Abstract Title"/>
    <w:basedOn w:val="a5"/>
    <w:next w:val="Abstract"/>
    <w:qFormat/>
    <w:rPr>
      <w:sz w:val="36"/>
      <w:szCs w:val="36"/>
      <w:u w:val="double"/>
    </w:rPr>
  </w:style>
  <w:style w:type="paragraph" w:customStyle="1" w:styleId="AbstractMessage">
    <w:name w:val="Abstract Message"/>
    <w:basedOn w:val="a"/>
    <w:next w:val="Abstract"/>
    <w:link w:val="AbstractChar"/>
    <w:qFormat/>
    <w:pPr>
      <w:tabs>
        <w:tab w:val="right" w:pos="8307"/>
      </w:tabs>
      <w:spacing w:line="480" w:lineRule="auto"/>
      <w:jc w:val="both"/>
    </w:pPr>
    <w:rPr>
      <w:rFonts w:eastAsia="楷体"/>
      <w:sz w:val="28"/>
      <w:szCs w:val="28"/>
    </w:rPr>
  </w:style>
  <w:style w:type="paragraph" w:customStyle="1" w:styleId="AbstractUnderlineMessage">
    <w:name w:val="Abstract Underline Message"/>
    <w:basedOn w:val="AbstractMessage"/>
    <w:next w:val="Abstract"/>
    <w:link w:val="AbstractUnderlineChar"/>
    <w:qFormat/>
    <w:rPr>
      <w:u w:val="single"/>
    </w:rPr>
  </w:style>
  <w:style w:type="paragraph" w:customStyle="1" w:styleId="Abstract">
    <w:name w:val="Abstract"/>
    <w:basedOn w:val="AbstractMessage"/>
    <w:qFormat/>
    <w:rsid w:val="001C54D3"/>
    <w:pPr>
      <w:spacing w:line="300" w:lineRule="auto"/>
      <w:ind w:firstLineChars="200" w:firstLine="200"/>
    </w:pPr>
    <w:rPr>
      <w:rFonts w:eastAsia="宋体"/>
      <w:sz w:val="24"/>
    </w:rPr>
  </w:style>
  <w:style w:type="paragraph" w:customStyle="1" w:styleId="Keywords">
    <w:name w:val="Keywords"/>
    <w:basedOn w:val="AbstractMessage"/>
    <w:qFormat/>
    <w:rsid w:val="001C54D3"/>
    <w:rPr>
      <w:rFonts w:eastAsia="宋体"/>
      <w:b/>
      <w:sz w:val="24"/>
    </w:rPr>
  </w:style>
  <w:style w:type="character" w:customStyle="1" w:styleId="AbstractChar">
    <w:name w:val="Abstract Char"/>
    <w:basedOn w:val="a8"/>
    <w:link w:val="AbstractMessage"/>
    <w:rPr>
      <w:u w:val="none"/>
    </w:rPr>
  </w:style>
  <w:style w:type="character" w:customStyle="1" w:styleId="AbstractUnderlineChar">
    <w:name w:val="Abstract Underline Char"/>
    <w:basedOn w:val="AbstractChar"/>
    <w:link w:val="AbstractUnderlineMessage"/>
    <w:rPr>
      <w:u w:val="single"/>
    </w:rPr>
  </w:style>
  <w:style w:type="paragraph" w:styleId="TOC">
    <w:name w:val="TOC Heading"/>
    <w:basedOn w:val="1"/>
    <w:next w:val="a0"/>
    <w:uiPriority w:val="39"/>
    <w:unhideWhenUsed/>
    <w:qFormat/>
    <w:pPr>
      <w:outlineLvl w:val="9"/>
    </w:pPr>
    <w:rPr>
      <w:rFonts w:ascii="Times New Roman" w:eastAsia="宋体" w:hAnsi="Times New Roman" w:cs="Times New Roman"/>
      <w:sz w:val="32"/>
      <w:szCs w:val="32"/>
    </w:rPr>
  </w:style>
  <w:style w:type="paragraph" w:styleId="TOC1">
    <w:name w:val="toc 1"/>
    <w:basedOn w:val="a"/>
    <w:next w:val="a"/>
    <w:autoRedefine/>
    <w:uiPriority w:val="39"/>
    <w:unhideWhenUsed/>
    <w:qFormat/>
    <w:rsid w:val="006E7475"/>
    <w:pPr>
      <w:tabs>
        <w:tab w:val="right" w:leader="dot" w:pos="8297"/>
      </w:tabs>
      <w:spacing w:line="240" w:lineRule="auto"/>
    </w:pPr>
    <w:rPr>
      <w:noProof/>
      <w:sz w:val="28"/>
    </w:rPr>
  </w:style>
  <w:style w:type="paragraph" w:styleId="TOC2">
    <w:name w:val="toc 2"/>
    <w:basedOn w:val="TOC1"/>
    <w:next w:val="a"/>
    <w:uiPriority w:val="39"/>
    <w:pPr>
      <w:ind w:leftChars="200" w:left="200"/>
    </w:pPr>
    <w:rPr>
      <w:sz w:val="24"/>
    </w:rPr>
  </w:style>
  <w:style w:type="paragraph" w:styleId="TOC3">
    <w:name w:val="toc 3"/>
    <w:basedOn w:val="TOC2"/>
    <w:next w:val="a"/>
    <w:uiPriority w:val="39"/>
    <w:pPr>
      <w:ind w:leftChars="400" w:left="400"/>
    </w:pPr>
  </w:style>
  <w:style w:type="paragraph" w:styleId="a9">
    <w:name w:val="caption"/>
    <w:basedOn w:val="a"/>
    <w:link w:val="a8"/>
  </w:style>
  <w:style w:type="paragraph" w:customStyle="1" w:styleId="Figure">
    <w:name w:val="Figure"/>
    <w:basedOn w:val="a"/>
  </w:style>
  <w:style w:type="paragraph" w:customStyle="1" w:styleId="ImageCaption">
    <w:name w:val="Image Caption"/>
    <w:basedOn w:val="a9"/>
    <w:pPr>
      <w:numPr>
        <w:ilvl w:val="6"/>
        <w:numId w:val="2"/>
      </w:numPr>
      <w:spacing w:afterLines="150"/>
      <w:jc w:val="center"/>
    </w:pPr>
  </w:style>
  <w:style w:type="paragraph" w:customStyle="1" w:styleId="CaptionedFigure">
    <w:name w:val="Captioned Figure"/>
    <w:basedOn w:val="Figure"/>
    <w:pPr>
      <w:keepNext/>
      <w:spacing w:beforeLines="150"/>
      <w:jc w:val="center"/>
    </w:pPr>
  </w:style>
  <w:style w:type="paragraph" w:customStyle="1" w:styleId="TableCaption">
    <w:name w:val="Table Caption"/>
    <w:basedOn w:val="a9"/>
    <w:pPr>
      <w:keepNext/>
      <w:numPr>
        <w:ilvl w:val="7"/>
        <w:numId w:val="2"/>
      </w:numPr>
      <w:spacing w:beforeLines="150"/>
      <w:jc w:val="center"/>
    </w:pPr>
  </w:style>
  <w:style w:type="paragraph" w:customStyle="1" w:styleId="EquationCaption">
    <w:name w:val="Equation Caption"/>
    <w:basedOn w:val="a9"/>
  </w:style>
  <w:style w:type="paragraph" w:customStyle="1" w:styleId="Equation">
    <w:name w:val="Equation"/>
    <w:basedOn w:val="a"/>
    <w:pPr>
      <w:spacing w:beforeLines="100" w:afterLines="100"/>
    </w:pPr>
  </w:style>
  <w:style w:type="paragraph" w:styleId="aa">
    <w:name w:val="Bibliography"/>
    <w:basedOn w:val="a"/>
    <w:qFormat/>
    <w:pPr>
      <w:tabs>
        <w:tab w:val="left" w:pos="480"/>
      </w:tabs>
      <w:jc w:val="both"/>
    </w:pPr>
  </w:style>
  <w:style w:type="paragraph" w:styleId="ab">
    <w:name w:val="Block Text"/>
    <w:basedOn w:val="a0"/>
    <w:next w:val="a0"/>
    <w:uiPriority w:val="9"/>
    <w:unhideWhenUsed/>
    <w:qFormat/>
    <w:pPr>
      <w:spacing w:beforeLines="150" w:afterLines="150"/>
      <w:ind w:leftChars="200" w:left="200" w:rightChars="200" w:right="200" w:firstLineChars="0" w:firstLine="0"/>
    </w:pPr>
  </w:style>
  <w:style w:type="paragraph" w:styleId="ac">
    <w:name w:val="footnote text"/>
    <w:basedOn w:val="a"/>
    <w:uiPriority w:val="9"/>
    <w:unhideWhenUsed/>
    <w:qFormat/>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d">
    <w:name w:val="header"/>
    <w:basedOn w:val="a"/>
    <w:link w:val="ae"/>
    <w:unhideWhenUsed/>
    <w:pPr>
      <w:jc w:val="center"/>
    </w:pPr>
    <w:rPr>
      <w:sz w:val="18"/>
      <w:szCs w:val="18"/>
    </w:rPr>
  </w:style>
  <w:style w:type="paragraph" w:styleId="af">
    <w:name w:val="footer"/>
    <w:basedOn w:val="a"/>
    <w:link w:val="af0"/>
    <w:uiPriority w:val="99"/>
    <w:unhideWhenUsed/>
    <w:pPr>
      <w:jc w:val="center"/>
    </w:pPr>
    <w:rPr>
      <w:sz w:val="18"/>
      <w:szCs w:val="18"/>
    </w:rPr>
  </w:style>
  <w:style w:type="paragraph" w:customStyle="1" w:styleId="SourceCode">
    <w:name w:val="Source Code"/>
    <w:basedOn w:val="a"/>
    <w:qFormat/>
    <w:pPr>
      <w:widowControl w:val="0"/>
      <w:pBdr>
        <w:top w:val="single" w:sz="4" w:space="4" w:color="auto"/>
        <w:left w:val="single" w:sz="4" w:space="4" w:color="auto"/>
        <w:bottom w:val="single" w:sz="4" w:space="4" w:color="auto"/>
        <w:right w:val="single" w:sz="4" w:space="4" w:color="auto"/>
      </w:pBdr>
    </w:pPr>
  </w:style>
  <w:style w:type="character" w:customStyle="1" w:styleId="a8">
    <w:name w:val="题注 字符"/>
    <w:basedOn w:val="a1"/>
    <w:link w:val="a9"/>
  </w:style>
  <w:style w:type="character" w:customStyle="1" w:styleId="SectionNumber">
    <w:name w:val="Section Number"/>
    <w:basedOn w:val="a8"/>
  </w:style>
  <w:style w:type="character" w:customStyle="1" w:styleId="VerbatimChar">
    <w:name w:val="Verbatim Char"/>
    <w:basedOn w:val="a8"/>
    <w:rPr>
      <w:rFonts w:ascii="Consolas" w:hAnsi="Consolas"/>
      <w:sz w:val="22"/>
    </w:rPr>
  </w:style>
  <w:style w:type="character" w:customStyle="1" w:styleId="ae">
    <w:name w:val="页眉 字符"/>
    <w:basedOn w:val="a1"/>
    <w:link w:val="ad"/>
  </w:style>
  <w:style w:type="character" w:customStyle="1" w:styleId="af0">
    <w:name w:val="页脚 字符"/>
    <w:basedOn w:val="a1"/>
    <w:link w:val="af"/>
    <w:uiPriority w:val="99"/>
  </w:style>
  <w:style w:type="character" w:styleId="af1">
    <w:name w:val="footnote reference"/>
    <w:basedOn w:val="a8"/>
    <w:rPr>
      <w:vertAlign w:val="superscript"/>
    </w:rPr>
  </w:style>
  <w:style w:type="character" w:styleId="af2">
    <w:name w:val="Hyperlink"/>
    <w:basedOn w:val="a8"/>
    <w:uiPriority w:val="99"/>
    <w:rPr>
      <w:color w:val="4F81BD" w:themeColor="accent1"/>
    </w:rPr>
  </w:style>
  <w:style w:type="table" w:customStyle="1" w:styleId="Table">
    <w:name w:val="Table"/>
    <w:basedOn w:val="af3"/>
    <w:semiHidden/>
    <w:unhideWhenUsed/>
    <w:qFormat/>
    <w:rsid w:val="00DD427B"/>
    <w:tblPr>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af3">
    <w:name w:val="Table Theme"/>
    <w:basedOn w:val="a2"/>
    <w:semiHidden/>
    <w:unhideWhenUsed/>
    <w:rsid w:val="00DD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1"/>
    <w:link w:val="1"/>
    <w:uiPriority w:val="9"/>
    <w:rsid w:val="00DD2D98"/>
    <w:rPr>
      <w:rFonts w:ascii="黑体" w:eastAsia="黑体" w:hAnsi="微软雅黑" w:cs="黑体"/>
      <w:bCs/>
      <w:sz w:val="36"/>
      <w:szCs w:val="28"/>
    </w:rPr>
  </w:style>
  <w:style w:type="character" w:customStyle="1" w:styleId="a4">
    <w:name w:val="正文文本 字符"/>
    <w:basedOn w:val="a1"/>
    <w:link w:val="a0"/>
    <w:rsid w:val="00DD2D98"/>
  </w:style>
  <w:style w:type="character" w:styleId="af4">
    <w:name w:val="Unresolved Mention"/>
    <w:basedOn w:val="a1"/>
    <w:uiPriority w:val="99"/>
    <w:semiHidden/>
    <w:unhideWhenUsed/>
    <w:rsid w:val="003E7D85"/>
    <w:rPr>
      <w:color w:val="605E5C"/>
      <w:shd w:val="clear" w:color="auto" w:fill="E1DFDD"/>
    </w:rPr>
  </w:style>
  <w:style w:type="character" w:styleId="af5">
    <w:name w:val="annotation reference"/>
    <w:basedOn w:val="a1"/>
    <w:semiHidden/>
    <w:unhideWhenUsed/>
    <w:rsid w:val="008A3FCA"/>
    <w:rPr>
      <w:sz w:val="21"/>
      <w:szCs w:val="21"/>
    </w:rPr>
  </w:style>
  <w:style w:type="paragraph" w:styleId="af6">
    <w:name w:val="annotation text"/>
    <w:basedOn w:val="a"/>
    <w:link w:val="af7"/>
    <w:semiHidden/>
    <w:unhideWhenUsed/>
    <w:rsid w:val="008A3FCA"/>
  </w:style>
  <w:style w:type="character" w:customStyle="1" w:styleId="af7">
    <w:name w:val="批注文字 字符"/>
    <w:basedOn w:val="a1"/>
    <w:link w:val="af6"/>
    <w:semiHidden/>
    <w:rsid w:val="008A3FCA"/>
  </w:style>
  <w:style w:type="paragraph" w:styleId="af8">
    <w:name w:val="annotation subject"/>
    <w:basedOn w:val="af6"/>
    <w:next w:val="af6"/>
    <w:link w:val="af9"/>
    <w:semiHidden/>
    <w:unhideWhenUsed/>
    <w:rsid w:val="008A3FCA"/>
    <w:rPr>
      <w:b/>
      <w:bCs/>
    </w:rPr>
  </w:style>
  <w:style w:type="character" w:customStyle="1" w:styleId="af9">
    <w:name w:val="批注主题 字符"/>
    <w:basedOn w:val="af7"/>
    <w:link w:val="af8"/>
    <w:semiHidden/>
    <w:rsid w:val="008A3F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svg"/><Relationship Id="rId26" Type="http://schemas.openxmlformats.org/officeDocument/2006/relationships/image" Target="media/image11.png"/><Relationship Id="rId39" Type="http://schemas.openxmlformats.org/officeDocument/2006/relationships/image" Target="media/image24.sv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sv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4.sv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svg"/><Relationship Id="rId53" Type="http://schemas.openxmlformats.org/officeDocument/2006/relationships/image" Target="media/image38.jpg"/><Relationship Id="rId58" Type="http://schemas.openxmlformats.org/officeDocument/2006/relationships/hyperlink" Target="https://www.esp8266.com/wiki/doku.php?id=esp8266-module-family"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8.sv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36.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0.sv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3.xml"/><Relationship Id="rId20" Type="http://schemas.openxmlformats.org/officeDocument/2006/relationships/image" Target="media/image6.svg"/><Relationship Id="rId41" Type="http://schemas.openxmlformats.org/officeDocument/2006/relationships/image" Target="media/image26.svg"/><Relationship Id="rId54" Type="http://schemas.openxmlformats.org/officeDocument/2006/relationships/image" Target="media/image39.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svg"/><Relationship Id="rId57" Type="http://schemas.openxmlformats.org/officeDocument/2006/relationships/hyperlink" Target="https://help.aliyun.com/document_detail/30540.html" TargetMode="External"/><Relationship Id="rId10" Type="http://schemas.openxmlformats.org/officeDocument/2006/relationships/comments" Target="comments.xml"/><Relationship Id="rId31" Type="http://schemas.openxmlformats.org/officeDocument/2006/relationships/image" Target="media/image16.sv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3D447-6352-4CC9-B5B8-D41A44DE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43</Pages>
  <Words>5080</Words>
  <Characters>28959</Characters>
  <Application>Microsoft Office Word</Application>
  <DocSecurity>0</DocSecurity>
  <Lines>241</Lines>
  <Paragraphs>67</Paragraphs>
  <ScaleCrop>false</ScaleCrop>
  <Company/>
  <LinksUpToDate>false</LinksUpToDate>
  <CharactersWithSpaces>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yan jyu</cp:lastModifiedBy>
  <cp:revision>52</cp:revision>
  <dcterms:created xsi:type="dcterms:W3CDTF">2023-05-20T07:16:00Z</dcterms:created>
  <dcterms:modified xsi:type="dcterms:W3CDTF">2023-05-21T13:05:00Z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csl/chinese-gb7714-2005-numeric.20211125121151.en.csl</vt:lpwstr>
  </property>
</Properties>
</file>